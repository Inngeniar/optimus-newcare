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sdt>
      <w:sdtPr>
        <w:id w:val="747276891"/>
        <w:tag w:val="goog_rdk_11"/>
      </w:sdtPr>
      <w:sdtContent>
        <w:p w:rsidR="00000000" w:rsidDel="00000000" w:rsidP="00000000" w:rsidRDefault="00000000" w:rsidRPr="00000000" w14:paraId="00000001">
          <w:pPr>
            <w:keepNext w:val="0"/>
            <w:keepLines w:val="0"/>
            <w:pageBreakBefore w:val="0"/>
            <w:widowControl w:val="1"/>
            <w:pBdr>
              <w:top w:color="000000" w:space="0" w:sz="0" w:val="none"/>
              <w:left w:color="000000" w:space="0" w:sz="0" w:val="none"/>
              <w:bottom w:color="000000" w:space="1" w:sz="4" w:val="single"/>
              <w:right w:color="000000" w:space="0" w:sz="0" w:val="none"/>
              <w:between w:color="000000" w:space="0" w:sz="0" w:val="none"/>
            </w:pBdr>
            <w:shd w:fill="auto" w:val="clear"/>
            <w:tabs>
              <w:tab w:val="center" w:leader="none" w:pos="4252"/>
              <w:tab w:val="right" w:leader="none" w:pos="8504"/>
              <w:tab w:val="center" w:leader="none" w:pos="3969"/>
            </w:tabs>
            <w:spacing w:after="240" w:before="240" w:line="240" w:lineRule="auto"/>
            <w:ind w:left="0" w:right="0" w:firstLine="0"/>
            <w:jc w:val="left"/>
            <w:rPr>
              <w:del w:author="Ana Carolina Gómez García" w:id="0" w:date="2026-08-27T10:51:00Z"/>
              <w:rFonts w:ascii="Cambria" w:cs="Cambria" w:eastAsia="Cambria" w:hAnsi="Cambria"/>
              <w:color w:val="000000"/>
              <w:sz w:val="24"/>
              <w:szCs w:val="24"/>
              <w:rPrChange w:author="Claudia Quintero" w:id="4" w:date="2024-08-01T21:42:00Z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a9d5"/>
                  <w:sz w:val="32"/>
                  <w:szCs w:val="32"/>
                  <w:u w:val="none"/>
                  <w:shd w:fill="auto" w:val="clear"/>
                  <w:vertAlign w:val="baseline"/>
                </w:rPr>
              </w:rPrChange>
            </w:rPr>
            <w:pPrChange w:author="Claudia Quintero" w:id="0" w:date="2024-08-01T21:42:00Z">
              <w:pPr>
                <w:keepNext w:val="0"/>
                <w:keepLines w:val="0"/>
                <w:pageBreakBefore w:val="0"/>
                <w:widowControl w:val="1"/>
                <w:pBdr>
                  <w:top w:color="000000" w:space="0" w:sz="0" w:val="none"/>
                  <w:left w:color="000000" w:space="0" w:sz="0" w:val="none"/>
                  <w:bottom w:color="000000" w:space="1" w:sz="4" w:val="single"/>
                  <w:right w:color="000000" w:space="0" w:sz="0" w:val="none"/>
                  <w:between w:color="000000" w:space="0" w:sz="0" w:val="none"/>
                </w:pBdr>
                <w:shd w:fill="auto" w:val="clear"/>
                <w:tabs>
                  <w:tab w:val="center" w:leader="none" w:pos="4252"/>
                  <w:tab w:val="right" w:leader="none" w:pos="8504"/>
                  <w:tab w:val="center" w:leader="none" w:pos="3969"/>
                </w:tabs>
                <w:spacing w:after="240" w:before="240" w:line="240" w:lineRule="auto"/>
                <w:ind w:left="0" w:right="0" w:firstLine="0"/>
                <w:jc w:val="center"/>
              </w:pPr>
            </w:pPrChange>
          </w:pPr>
          <w:sdt>
            <w:sdtPr>
              <w:id w:val="-1409960393"/>
              <w:tag w:val="goog_rdk_1"/>
            </w:sdtPr>
            <w:sdtContent>
              <w:del w:author="Ana Carolina Gómez García" w:id="0" w:date="2026-08-27T10:51:00Z"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32"/>
                    <w:szCs w:val="32"/>
                    <w:u w:val="none"/>
                    <w:shd w:fill="auto" w:val="clear"/>
                    <w:vertAlign w:val="baseline"/>
                    <w:rtl w:val="0"/>
                  </w:rPr>
                  <w:delText xml:space="preserve">Ruta </w:delText>
                </w:r>
              </w:del>
            </w:sdtContent>
          </w:sdt>
          <w:sdt>
            <w:sdtPr>
              <w:id w:val="-1584168212"/>
              <w:tag w:val="goog_rdk_2"/>
            </w:sdtPr>
            <w:sdtContent>
              <w:ins w:author="Claudia Quintero" w:id="1" w:date="2024-08-01T21:41:00Z">
                <w:sdt>
                  <w:sdtPr>
                    <w:id w:val="456284181"/>
                    <w:tag w:val="goog_rdk_3"/>
                  </w:sdtPr>
                  <w:sdtContent>
                    <w:del w:author="Ana Carolina Gómez García" w:id="0" w:date="2026-08-27T10:51:00Z">
                      <w:r w:rsidDel="00000000" w:rsidR="00000000" w:rsidRPr="00000000">
                        <w:rPr>
                          <w:rFonts w:ascii="Arial" w:cs="Arial" w:eastAsia="Arial" w:hAnsi="Arial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32"/>
                          <w:szCs w:val="32"/>
                          <w:u w:val="none"/>
                          <w:shd w:fill="auto" w:val="clear"/>
                          <w:vertAlign w:val="baseline"/>
                          <w:rtl w:val="0"/>
                        </w:rPr>
                        <w:delText xml:space="preserve">Proceso de </w:delText>
                      </w:r>
                    </w:del>
                  </w:sdtContent>
                </w:sdt>
              </w:ins>
            </w:sdtContent>
          </w:sdt>
          <w:sdt>
            <w:sdtPr>
              <w:id w:val="830088222"/>
              <w:tag w:val="goog_rdk_4"/>
            </w:sdtPr>
            <w:sdtContent>
              <w:del w:author="Ana Carolina Gómez García" w:id="0" w:date="2026-08-27T10:51:00Z"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a9d5"/>
                    <w:sz w:val="32"/>
                    <w:szCs w:val="32"/>
                    <w:u w:val="none"/>
                    <w:shd w:fill="auto" w:val="clear"/>
                    <w:vertAlign w:val="baseline"/>
                    <w:rtl w:val="0"/>
                  </w:rPr>
                  <w:delText xml:space="preserve">del paciente</w:delText>
                </w:r>
              </w:del>
            </w:sdtContent>
          </w:sdt>
          <w:sdt>
            <w:sdtPr>
              <w:id w:val="1928147570"/>
              <w:tag w:val="goog_rdk_5"/>
            </w:sdtPr>
            <w:sdtContent>
              <w:ins w:author="Claudia Quintero" w:id="2" w:date="2024-08-01T21:42:00Z">
                <w:sdt>
                  <w:sdtPr>
                    <w:id w:val="-1876606809"/>
                    <w:tag w:val="goog_rdk_6"/>
                  </w:sdtPr>
                  <w:sdtContent>
                    <w:del w:author="Ana Carolina Gómez García" w:id="0" w:date="2026-08-27T10:51:00Z">
                      <w:r w:rsidDel="00000000" w:rsidR="00000000" w:rsidRPr="00000000">
                        <w:rPr>
                          <w:rFonts w:ascii="Arial" w:cs="Arial" w:eastAsia="Arial" w:hAnsi="Arial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00a9d5"/>
                          <w:sz w:val="32"/>
                          <w:szCs w:val="32"/>
                          <w:u w:val="none"/>
                          <w:shd w:fill="auto" w:val="clear"/>
                          <w:vertAlign w:val="baseline"/>
                          <w:rtl w:val="0"/>
                        </w:rPr>
                        <w:delText xml:space="preserve">atención y</w:delText>
                      </w:r>
                    </w:del>
                  </w:sdtContent>
                </w:sdt>
              </w:ins>
            </w:sdtContent>
          </w:sdt>
          <w:sdt>
            <w:sdtPr>
              <w:id w:val="-967793542"/>
              <w:tag w:val="goog_rdk_7"/>
            </w:sdtPr>
            <w:sdtContent>
              <w:del w:author="Ana Carolina Gómez García" w:id="0" w:date="2026-08-27T10:51:00Z"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a9d5"/>
                    <w:sz w:val="32"/>
                    <w:szCs w:val="32"/>
                    <w:u w:val="none"/>
                    <w:shd w:fill="auto" w:val="clear"/>
                    <w:vertAlign w:val="baseline"/>
                    <w:rtl w:val="0"/>
                  </w:rPr>
                  <w:delText xml:space="preserve"> </w:delText>
                </w: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32"/>
                    <w:szCs w:val="32"/>
                    <w:u w:val="none"/>
                    <w:shd w:fill="auto" w:val="clear"/>
                    <w:vertAlign w:val="baseline"/>
                    <w:rtl w:val="0"/>
                  </w:rPr>
                  <w:delText xml:space="preserve">en el </w:delText>
                </w: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e7652a"/>
                    <w:sz w:val="32"/>
                    <w:szCs w:val="32"/>
                    <w:u w:val="none"/>
                    <w:shd w:fill="auto" w:val="clear"/>
                    <w:vertAlign w:val="baseline"/>
                    <w:rtl w:val="0"/>
                  </w:rPr>
                  <w:delText xml:space="preserve">Programa Cuidados Avanzados</w:delText>
                </w:r>
              </w:del>
            </w:sdtContent>
          </w:sdt>
          <w:sdt>
            <w:sdtPr>
              <w:id w:val="-101636230"/>
              <w:tag w:val="goog_rdk_8"/>
            </w:sdtPr>
            <w:sdtContent>
              <w:ins w:author="Claudia Quintero" w:id="3" w:date="2024-08-01T21:42:00Z">
                <w:sdt>
                  <w:sdtPr>
                    <w:id w:val="-1809070605"/>
                    <w:tag w:val="goog_rdk_9"/>
                  </w:sdtPr>
                  <w:sdtContent>
                    <w:del w:author="Ana Carolina Gómez García" w:id="0" w:date="2026-08-27T10:51:00Z">
                      <w:r w:rsidDel="00000000" w:rsidR="00000000" w:rsidRPr="00000000">
                        <w:rPr>
                          <w:rFonts w:ascii="Arial" w:cs="Arial" w:eastAsia="Arial" w:hAnsi="Arial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32"/>
                          <w:szCs w:val="32"/>
                          <w:u w:val="none"/>
                          <w:shd w:fill="auto" w:val="clear"/>
                          <w:vertAlign w:val="baseline"/>
                          <w:rtl w:val="0"/>
                        </w:rPr>
                        <w:delText xml:space="preserve">Ruta del paciente</w:delText>
                      </w:r>
                    </w:del>
                  </w:sdtContent>
                </w:sdt>
              </w:ins>
            </w:sdtContent>
          </w:sdt>
          <w:sdt>
            <w:sdtPr>
              <w:id w:val="328918733"/>
              <w:tag w:val="goog_rdk_10"/>
            </w:sdtPr>
            <w:sdtContent>
              <w:del w:author="Ana Carolina Gómez García" w:id="0" w:date="2026-08-27T10:51:00Z"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e7652a"/>
                    <w:sz w:val="32"/>
                    <w:szCs w:val="32"/>
                    <w:u w:val="none"/>
                    <w:shd w:fill="auto" w:val="clear"/>
                    <w:vertAlign w:val="baseline"/>
                    <w:rtl w:val="0"/>
                  </w:rPr>
                  <w:delText xml:space="preserve"> “Newcare”</w:delText>
                </w:r>
                <w:r w:rsidDel="00000000" w:rsidR="00000000" w:rsidRPr="00000000">
                  <w:rPr>
                    <w:rtl w:val="0"/>
                  </w:rPr>
                </w:r>
              </w:del>
            </w:sdtContent>
          </w:sdt>
        </w:p>
      </w:sdtContent>
    </w:sdt>
    <w:sdt>
      <w:sdtPr>
        <w:id w:val="-1527993502"/>
        <w:tag w:val="goog_rdk_16"/>
      </w:sdtPr>
      <w:sdtContent>
        <w:p w:rsidR="00000000" w:rsidDel="00000000" w:rsidP="00000000" w:rsidRDefault="00000000" w:rsidRPr="00000000" w14:paraId="00000002">
          <w:pPr>
            <w:spacing w:after="240" w:lineRule="auto"/>
            <w:jc w:val="both"/>
            <w:rPr>
              <w:del w:author="Ana Carolina Gómez García" w:id="0" w:date="2026-08-27T10:51:00Z"/>
              <w:rFonts w:ascii="Arial" w:cs="Arial" w:eastAsia="Arial" w:hAnsi="Arial"/>
              <w:sz w:val="20"/>
              <w:szCs w:val="20"/>
            </w:rPr>
          </w:pPr>
          <w:sdt>
            <w:sdtPr>
              <w:id w:val="-462143859"/>
              <w:tag w:val="goog_rdk_12"/>
            </w:sdtPr>
            <w:sdtContent>
              <w:del w:author="Ana Carolina Gómez García" w:id="0" w:date="2026-08-27T10:51:00Z"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delText xml:space="preserve">Esta ruta describe en detalle los diferentes pasos que debe recorrer un paciente y sus familiares desde que se considera que su condición le hace poder ser evaluado para entrar en el Programa de Cuidados Avanzados hasta el alta del paciente en dicha atención</w:delText>
                </w:r>
              </w:del>
            </w:sdtContent>
          </w:sdt>
          <w:sdt>
            <w:sdtPr>
              <w:id w:val="-1374492192"/>
              <w:tag w:val="goog_rdk_13"/>
            </w:sdtPr>
            <w:sdtContent>
              <w:ins w:author="Claudia Quintero" w:id="5" w:date="2024-07-04T19:28:00Z">
                <w:sdt>
                  <w:sdtPr>
                    <w:id w:val="1541162492"/>
                    <w:tag w:val="goog_rdk_14"/>
                  </w:sdtPr>
                  <w:sdtContent>
                    <w:del w:author="Ana Carolina Gómez García" w:id="0" w:date="2026-08-27T10:51:00Z"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  <w:rtl w:val="0"/>
                        </w:rPr>
                        <w:delText xml:space="preserve">.</w:delText>
                      </w:r>
                    </w:del>
                  </w:sdtContent>
                </w:sdt>
              </w:ins>
            </w:sdtContent>
          </w:sdt>
          <w:sdt>
            <w:sdtPr>
              <w:id w:val="1019361293"/>
              <w:tag w:val="goog_rdk_15"/>
            </w:sdtPr>
            <w:sdtContent>
              <w:del w:author="Ana Carolina Gómez García" w:id="0" w:date="2026-08-27T10:51:00Z">
                <w:r w:rsidDel="00000000" w:rsidR="00000000" w:rsidRPr="00000000">
                  <w:rPr>
                    <w:rtl w:val="0"/>
                  </w:rPr>
                </w:r>
              </w:del>
            </w:sdtContent>
          </w:sdt>
        </w:p>
      </w:sdtContent>
    </w:sdt>
    <w:sdt>
      <w:sdtPr>
        <w:id w:val="708696750"/>
        <w:tag w:val="goog_rdk_21"/>
      </w:sdtPr>
      <w:sdtContent>
        <w:p w:rsidR="00000000" w:rsidDel="00000000" w:rsidP="00000000" w:rsidRDefault="00000000" w:rsidRPr="00000000" w14:paraId="00000003">
          <w:pPr>
            <w:spacing w:after="240" w:lineRule="auto"/>
            <w:jc w:val="both"/>
            <w:rPr>
              <w:del w:author="Ana Carolina Gómez García" w:id="0" w:date="2026-08-27T10:51:00Z"/>
              <w:rFonts w:ascii="Arial" w:cs="Arial" w:eastAsia="Arial" w:hAnsi="Arial"/>
              <w:sz w:val="20"/>
              <w:szCs w:val="20"/>
            </w:rPr>
          </w:pPr>
          <w:sdt>
            <w:sdtPr>
              <w:id w:val="1893477944"/>
              <w:tag w:val="goog_rdk_17"/>
            </w:sdtPr>
            <w:sdtContent>
              <w:del w:author="Ana Carolina Gómez García" w:id="0" w:date="2026-08-27T10:51:00Z"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delText xml:space="preserve">Debe desarrollarse un descriptivo de esta ruta</w:delText>
                </w:r>
              </w:del>
            </w:sdtContent>
          </w:sdt>
          <w:sdt>
            <w:sdtPr>
              <w:id w:val="-900928838"/>
              <w:tag w:val="goog_rdk_18"/>
            </w:sdtPr>
            <w:sdtContent>
              <w:ins w:author="Claudia Quintero" w:id="6" w:date="2024-07-03T14:13:00Z">
                <w:sdt>
                  <w:sdtPr>
                    <w:id w:val="-768044215"/>
                    <w:tag w:val="goog_rdk_19"/>
                  </w:sdtPr>
                  <w:sdtContent>
                    <w:del w:author="Ana Carolina Gómez García" w:id="0" w:date="2026-08-27T10:51:00Z"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  <w:rtl w:val="0"/>
                        </w:rPr>
                        <w:delText xml:space="preserve"> (texto)</w:delText>
                      </w:r>
                    </w:del>
                  </w:sdtContent>
                </w:sdt>
              </w:ins>
            </w:sdtContent>
          </w:sdt>
          <w:sdt>
            <w:sdtPr>
              <w:id w:val="36446524"/>
              <w:tag w:val="goog_rdk_20"/>
            </w:sdtPr>
            <w:sdtContent>
              <w:del w:author="Ana Carolina Gómez García" w:id="0" w:date="2026-08-27T10:51:00Z"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delText xml:space="preserve">, y además realizar un flujograma, que permita ver de forma visual, esta ruta y los diferentes componentes que hacen parte de ella.</w:delText>
                </w:r>
              </w:del>
            </w:sdtContent>
          </w:sdt>
        </w:p>
      </w:sdtContent>
    </w:sdt>
    <w:sdt>
      <w:sdtPr>
        <w:id w:val="-503866979"/>
        <w:tag w:val="goog_rdk_29"/>
      </w:sdtPr>
      <w:sdtContent>
        <w:p w:rsidR="00000000" w:rsidDel="00000000" w:rsidP="00000000" w:rsidRDefault="00000000" w:rsidRPr="00000000" w14:paraId="00000004">
          <w:pPr>
            <w:spacing w:after="240" w:lineRule="auto"/>
            <w:jc w:val="both"/>
            <w:rPr>
              <w:del w:author="Ana Carolina Gómez García" w:id="0" w:date="2026-08-27T10:51:00Z"/>
              <w:rFonts w:ascii="Arial" w:cs="Arial" w:eastAsia="Arial" w:hAnsi="Arial"/>
              <w:sz w:val="20"/>
              <w:szCs w:val="20"/>
            </w:rPr>
          </w:pPr>
          <w:sdt>
            <w:sdtPr>
              <w:id w:val="524785026"/>
              <w:tag w:val="goog_rdk_22"/>
            </w:sdtPr>
            <w:sdtContent>
              <w:del w:author="Ana Carolina Gómez García" w:id="0" w:date="2026-08-27T10:51:00Z"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delText xml:space="preserve">En cada uno de los pasos del descriptivo se identifica</w:delText>
                </w:r>
              </w:del>
            </w:sdtContent>
          </w:sdt>
          <w:sdt>
            <w:sdtPr>
              <w:id w:val="-2105929943"/>
              <w:tag w:val="goog_rdk_23"/>
            </w:sdtPr>
            <w:sdtContent>
              <w:ins w:author="Claudia Quintero" w:id="7" w:date="2024-07-04T19:29:00Z">
                <w:sdt>
                  <w:sdtPr>
                    <w:id w:val="51171343"/>
                    <w:tag w:val="goog_rdk_24"/>
                  </w:sdtPr>
                  <w:sdtContent>
                    <w:del w:author="Ana Carolina Gómez García" w:id="0" w:date="2026-08-27T10:51:00Z"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  <w:rtl w:val="0"/>
                        </w:rPr>
                        <w:delText xml:space="preserve">:</w:delText>
                      </w:r>
                    </w:del>
                  </w:sdtContent>
                </w:sdt>
              </w:ins>
            </w:sdtContent>
          </w:sdt>
          <w:sdt>
            <w:sdtPr>
              <w:id w:val="-2147352490"/>
              <w:tag w:val="goog_rdk_25"/>
            </w:sdtPr>
            <w:sdtContent>
              <w:del w:author="Ana Carolina Gómez García" w:id="0" w:date="2026-08-27T10:51:00Z"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delText xml:space="preserve"> el paso en cuestión, las personas implicadas, los tiempos de respuesta, los procesos más importantes a realizar, los flujos y vias</w:delText>
                </w:r>
              </w:del>
            </w:sdtContent>
          </w:sdt>
          <w:sdt>
            <w:sdtPr>
              <w:id w:val="594780508"/>
              <w:tag w:val="goog_rdk_26"/>
            </w:sdtPr>
            <w:sdtContent>
              <w:ins w:author="Claudia Quintero" w:id="8" w:date="2024-07-03T13:47:00Z">
                <w:sdt>
                  <w:sdtPr>
                    <w:id w:val="281202286"/>
                    <w:tag w:val="goog_rdk_27"/>
                  </w:sdtPr>
                  <w:sdtContent>
                    <w:del w:author="Ana Carolina Gómez García" w:id="0" w:date="2026-08-27T10:51:00Z"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  <w:rtl w:val="0"/>
                        </w:rPr>
                        <w:delText xml:space="preserve">vías</w:delText>
                      </w:r>
                    </w:del>
                  </w:sdtContent>
                </w:sdt>
              </w:ins>
            </w:sdtContent>
          </w:sdt>
          <w:sdt>
            <w:sdtPr>
              <w:id w:val="-299852954"/>
              <w:tag w:val="goog_rdk_28"/>
            </w:sdtPr>
            <w:sdtContent>
              <w:del w:author="Ana Carolina Gómez García" w:id="0" w:date="2026-08-27T10:51:00Z"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delText xml:space="preserve"> de información, los documentos o registros que se generan, etc…</w:delText>
                </w:r>
              </w:del>
            </w:sdtContent>
          </w:sdt>
        </w:p>
      </w:sdtContent>
    </w:sdt>
    <w:sdt>
      <w:sdtPr>
        <w:id w:val="-1568472920"/>
        <w:tag w:val="goog_rdk_31"/>
      </w:sdtPr>
      <w:sdtContent>
        <w:p w:rsidR="00000000" w:rsidDel="00000000" w:rsidP="00000000" w:rsidRDefault="00000000" w:rsidRPr="00000000" w14:paraId="00000005">
          <w:pPr>
            <w:spacing w:after="240" w:lineRule="auto"/>
            <w:jc w:val="both"/>
            <w:rPr>
              <w:del w:author="Ana Carolina Gómez García" w:id="0" w:date="2026-08-27T10:51:00Z"/>
              <w:rFonts w:ascii="Arial" w:cs="Arial" w:eastAsia="Arial" w:hAnsi="Arial"/>
              <w:sz w:val="20"/>
              <w:szCs w:val="20"/>
            </w:rPr>
          </w:pPr>
          <w:sdt>
            <w:sdtPr>
              <w:id w:val="-826956010"/>
              <w:tag w:val="goog_rdk_30"/>
            </w:sdtPr>
            <w:sdtContent>
              <w:del w:author="Ana Carolina Gómez García" w:id="0" w:date="2026-08-27T10:51:00Z"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delText xml:space="preserve">Se puede describir en texto o en tabla.</w:delText>
                </w:r>
              </w:del>
            </w:sdtContent>
          </w:sdt>
        </w:p>
      </w:sdtContent>
    </w:sdt>
    <w:sdt>
      <w:sdtPr>
        <w:id w:val="-1919477664"/>
        <w:tag w:val="goog_rdk_36"/>
      </w:sdtPr>
      <w:sdtContent>
        <w:p w:rsidR="00000000" w:rsidDel="00000000" w:rsidP="00000000" w:rsidRDefault="00000000" w:rsidRPr="00000000" w14:paraId="00000006">
          <w:pPr>
            <w:spacing w:after="240" w:lineRule="auto"/>
            <w:jc w:val="both"/>
            <w:rPr>
              <w:ins w:author="Claudia Quintero" w:id="9" w:date="2024-07-04T19:30:00Z"/>
              <w:del w:author="Ana Carolina Gómez García" w:id="0" w:date="2026-08-27T10:51:00Z"/>
              <w:rFonts w:ascii="Arial" w:cs="Arial" w:eastAsia="Arial" w:hAnsi="Arial"/>
              <w:sz w:val="20"/>
              <w:szCs w:val="20"/>
            </w:rPr>
          </w:pPr>
          <w:sdt>
            <w:sdtPr>
              <w:id w:val="1211567933"/>
              <w:tag w:val="goog_rdk_34"/>
            </w:sdtPr>
            <w:sdtContent>
              <w:ins w:author="Claudia Quintero" w:id="9" w:date="2024-07-04T19:30:00Z">
                <w:sdt>
                  <w:sdtPr>
                    <w:id w:val="1120251579"/>
                    <w:tag w:val="goog_rdk_35"/>
                  </w:sdtPr>
                  <w:sdtContent>
                    <w:del w:author="Ana Carolina Gómez García" w:id="0" w:date="2026-08-27T10:51:00Z"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  <w:rtl w:val="0"/>
                        </w:rPr>
                        <w:delText xml:space="preserve">Para el diseño de la ruta habría que responder a las siguientes preguntas: </w:delText>
                      </w:r>
                    </w:del>
                  </w:sdtContent>
                </w:sdt>
              </w:ins>
            </w:sdtContent>
          </w:sdt>
        </w:p>
      </w:sdtContent>
    </w:sdt>
    <w:sdt>
      <w:sdtPr>
        <w:id w:val="-931849605"/>
        <w:tag w:val="goog_rdk_40"/>
      </w:sdtPr>
      <w:sdtContent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1"/>
            <w:numPr>
              <w:ilvl w:val="0"/>
              <w:numId w:val="2"/>
            </w:numPr>
            <w:pBdr>
              <w:top w:color="000000" w:space="0" w:sz="0" w:val="none"/>
              <w:left w:color="000000" w:space="0" w:sz="0" w:val="none"/>
              <w:bottom w:color="000000" w:space="0" w:sz="0" w:val="none"/>
              <w:right w:color="000000" w:space="0" w:sz="0" w:val="none"/>
              <w:between w:color="000000" w:space="0" w:sz="0" w:val="none"/>
            </w:pBdr>
            <w:shd w:fill="auto" w:val="clear"/>
            <w:spacing w:after="240" w:before="0" w:line="240" w:lineRule="auto"/>
            <w:ind w:left="720" w:right="0" w:hanging="360"/>
            <w:jc w:val="both"/>
            <w:rPr>
              <w:ins w:author="Claudia Quintero" w:id="9" w:date="2024-07-04T19:30:00Z"/>
              <w:del w:author="Ana Carolina Gómez García" w:id="0" w:date="2026-08-27T10:51:00Z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PrChange w:author="Claudia Quintero" w:id="11" w:date="2024-07-04T19:30:00Z">
                <w:rPr/>
              </w:rPrChange>
            </w:rPr>
            <w:pPrChange w:author="Claudia Quintero" w:id="0" w:date="2024-07-04T19:30:00Z">
              <w:pPr>
                <w:spacing w:after="240" w:lineRule="auto"/>
                <w:jc w:val="both"/>
              </w:pPr>
            </w:pPrChange>
          </w:pPr>
          <w:sdt>
            <w:sdtPr>
              <w:id w:val="-497767762"/>
              <w:tag w:val="goog_rdk_37"/>
            </w:sdtPr>
            <w:sdtContent>
              <w:ins w:author="Claudia Quintero" w:id="9" w:date="2024-07-04T19:30:00Z">
                <w:sdt>
                  <w:sdtPr>
                    <w:id w:val="-1153929600"/>
                    <w:tag w:val="goog_rdk_38"/>
                  </w:sdtPr>
                  <w:sdtContent>
                    <w:del w:author="Ana Carolina Gómez García" w:id="0" w:date="2026-08-27T10:51:00Z"/>
                  </w:sdtContent>
                </w:sdt>
              </w:ins>
              <w:sdt>
                <w:sdtPr>
                  <w:id w:val="1985581523"/>
                  <w:tag w:val="goog_rdk_39"/>
                </w:sdtPr>
                <w:sdtContent>
                  <w:ins w:author="Claudia Quintero" w:id="9" w:date="2024-07-04T19:30:00Z">
                    <w:del w:author="Ana Carolina Gómez García" w:id="0" w:date="2026-08-27T10:51:00Z"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  <w:rtl w:val="0"/>
                          <w:rPrChange w:author="Claudia Quintero" w:id="10" w:date="2024-07-04T19:30:00Z">
                            <w:rPr/>
                          </w:rPrChange>
                        </w:rPr>
                        <w:delText xml:space="preserve">Vías de identificación de pacientes.</w:delText>
                      </w:r>
                    </w:del>
                  </w:ins>
                </w:sdtContent>
              </w:sdt>
              <w:ins w:author="Claudia Quintero" w:id="9" w:date="2024-07-04T19:30:00Z">
                <w:del w:author="Ana Carolina Gómez García" w:id="0" w:date="2026-08-27T10:51:00Z"/>
              </w:ins>
            </w:sdtContent>
          </w:sdt>
        </w:p>
      </w:sdtContent>
    </w:sdt>
    <w:sdt>
      <w:sdtPr>
        <w:id w:val="1958989325"/>
        <w:tag w:val="goog_rdk_45"/>
      </w:sdtPr>
      <w:sdtContent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numPr>
              <w:ilvl w:val="0"/>
              <w:numId w:val="2"/>
            </w:numPr>
            <w:pBdr>
              <w:top w:color="000000" w:space="0" w:sz="0" w:val="none"/>
              <w:left w:color="000000" w:space="0" w:sz="0" w:val="none"/>
              <w:bottom w:color="000000" w:space="0" w:sz="0" w:val="none"/>
              <w:right w:color="000000" w:space="0" w:sz="0" w:val="none"/>
              <w:between w:color="000000" w:space="0" w:sz="0" w:val="none"/>
            </w:pBdr>
            <w:shd w:fill="auto" w:val="clear"/>
            <w:spacing w:after="240" w:before="0" w:line="240" w:lineRule="auto"/>
            <w:ind w:left="720" w:right="0" w:hanging="360"/>
            <w:jc w:val="both"/>
            <w:rPr>
              <w:ins w:author="Claudia Quintero" w:id="9" w:date="2024-07-04T19:30:00Z"/>
              <w:del w:author="Ana Carolina Gómez García" w:id="0" w:date="2026-08-27T10:51:00Z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PrChange w:author="Claudia Quintero" w:id="13" w:date="2024-07-04T19:30:00Z">
                <w:rPr/>
              </w:rPrChange>
            </w:rPr>
            <w:pPrChange w:author="Claudia Quintero" w:id="0" w:date="2024-07-04T19:30:00Z">
              <w:pPr>
                <w:spacing w:after="240" w:lineRule="auto"/>
                <w:jc w:val="both"/>
              </w:pPr>
            </w:pPrChange>
          </w:pPr>
          <w:sdt>
            <w:sdtPr>
              <w:id w:val="490264451"/>
              <w:tag w:val="goog_rdk_41"/>
            </w:sdtPr>
            <w:sdtContent>
              <w:ins w:author="Claudia Quintero" w:id="9" w:date="2024-07-04T19:30:00Z">
                <w:sdt>
                  <w:sdtPr>
                    <w:id w:val="2075867982"/>
                    <w:tag w:val="goog_rdk_42"/>
                  </w:sdtPr>
                  <w:sdtContent>
                    <w:del w:author="Ana Carolina Gómez García" w:id="0" w:date="2026-08-27T10:51:00Z"/>
                  </w:sdtContent>
                </w:sdt>
              </w:ins>
              <w:sdt>
                <w:sdtPr>
                  <w:id w:val="849237998"/>
                  <w:tag w:val="goog_rdk_43"/>
                </w:sdtPr>
                <w:sdtContent>
                  <w:ins w:author="Claudia Quintero" w:id="9" w:date="2024-07-04T19:30:00Z">
                    <w:del w:author="Ana Carolina Gómez García" w:id="0" w:date="2026-08-27T10:51:00Z"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  <w:rtl w:val="0"/>
                          <w:rPrChange w:author="Claudia Quintero" w:id="10" w:date="2024-07-04T19:30:00Z">
                            <w:rPr/>
                          </w:rPrChange>
                        </w:rPr>
                        <w:delText xml:space="preserve">Canales de comunicación entre aseguradora y prestador para compartir datos de usuarios identificados</w:delText>
                      </w:r>
                    </w:del>
                  </w:ins>
                </w:sdtContent>
              </w:sdt>
              <w:ins w:author="Claudia Quintero" w:id="9" w:date="2024-07-04T19:30:00Z">
                <w:del w:author="Ana Carolina Gómez García" w:id="0" w:date="2026-08-27T10:51:00Z"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delText xml:space="preserve"> y retorno de información sobre el estado del afiliado, cambios y ajustes requeridos</w:delText>
                  </w:r>
                  <w:sdt>
                    <w:sdtPr>
                      <w:id w:val="-1525513333"/>
                      <w:tag w:val="goog_rdk_44"/>
                    </w:sdtPr>
                    <w:sdtContent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  <w:rtl w:val="0"/>
                          <w:rPrChange w:author="Claudia Quintero" w:id="12" w:date="2024-07-04T19:30:00Z">
                            <w:rPr/>
                          </w:rPrChange>
                        </w:rPr>
                        <w:delText xml:space="preserve">. </w:delText>
                      </w:r>
                    </w:sdtContent>
                  </w:sdt>
                </w:del>
              </w:ins>
            </w:sdtContent>
          </w:sdt>
        </w:p>
      </w:sdtContent>
    </w:sdt>
    <w:sdt>
      <w:sdtPr>
        <w:id w:val="-2015301394"/>
        <w:tag w:val="goog_rdk_49"/>
      </w:sdtPr>
      <w:sdtContent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numPr>
              <w:ilvl w:val="0"/>
              <w:numId w:val="2"/>
            </w:numPr>
            <w:pBdr>
              <w:top w:color="000000" w:space="0" w:sz="0" w:val="none"/>
              <w:left w:color="000000" w:space="0" w:sz="0" w:val="none"/>
              <w:bottom w:color="000000" w:space="0" w:sz="0" w:val="none"/>
              <w:right w:color="000000" w:space="0" w:sz="0" w:val="none"/>
              <w:between w:color="000000" w:space="0" w:sz="0" w:val="none"/>
            </w:pBdr>
            <w:shd w:fill="auto" w:val="clear"/>
            <w:spacing w:after="240" w:before="0" w:line="240" w:lineRule="auto"/>
            <w:ind w:left="720" w:right="0" w:hanging="360"/>
            <w:jc w:val="both"/>
            <w:rPr>
              <w:ins w:author="Claudia Quintero" w:id="9" w:date="2024-07-04T19:30:00Z"/>
              <w:del w:author="Ana Carolina Gómez García" w:id="0" w:date="2026-08-27T10:51:00Z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PrChange w:author="Claudia Quintero" w:id="14" w:date="2024-07-04T19:30:00Z">
                <w:rPr/>
              </w:rPrChange>
            </w:rPr>
            <w:pPrChange w:author="Claudia Quintero" w:id="0" w:date="2024-07-04T19:30:00Z">
              <w:pPr>
                <w:spacing w:after="240" w:lineRule="auto"/>
                <w:jc w:val="both"/>
              </w:pPr>
            </w:pPrChange>
          </w:pPr>
          <w:sdt>
            <w:sdtPr>
              <w:id w:val="-1270541170"/>
              <w:tag w:val="goog_rdk_46"/>
            </w:sdtPr>
            <w:sdtContent>
              <w:ins w:author="Claudia Quintero" w:id="9" w:date="2024-07-04T19:30:00Z">
                <w:sdt>
                  <w:sdtPr>
                    <w:id w:val="808638823"/>
                    <w:tag w:val="goog_rdk_47"/>
                  </w:sdtPr>
                  <w:sdtContent>
                    <w:del w:author="Ana Carolina Gómez García" w:id="0" w:date="2026-08-27T10:51:00Z"/>
                  </w:sdtContent>
                </w:sdt>
              </w:ins>
              <w:sdt>
                <w:sdtPr>
                  <w:id w:val="1532728951"/>
                  <w:tag w:val="goog_rdk_48"/>
                </w:sdtPr>
                <w:sdtContent>
                  <w:ins w:author="Claudia Quintero" w:id="9" w:date="2024-07-04T19:30:00Z">
                    <w:del w:author="Ana Carolina Gómez García" w:id="0" w:date="2026-08-27T10:51:00Z"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  <w:rtl w:val="0"/>
                          <w:rPrChange w:author="Claudia Quintero" w:id="12" w:date="2024-07-04T19:30:00Z">
                            <w:rPr/>
                          </w:rPrChange>
                        </w:rPr>
                        <w:delText xml:space="preserve">Datos mínimos requeridos: nombre del paciente, identificación, edad, datos de contacto, diagnóstico principal y diagnósticos asociados, datos de cuidador o de familiar responsable y demás que se consideren de importancia para la gestión.</w:delText>
                      </w:r>
                    </w:del>
                  </w:ins>
                </w:sdtContent>
              </w:sdt>
              <w:ins w:author="Claudia Quintero" w:id="9" w:date="2024-07-04T19:30:00Z">
                <w:del w:author="Ana Carolina Gómez García" w:id="0" w:date="2026-08-27T10:51:00Z"/>
              </w:ins>
            </w:sdtContent>
          </w:sdt>
        </w:p>
      </w:sdtContent>
    </w:sdt>
    <w:sdt>
      <w:sdtPr>
        <w:id w:val="-1133869347"/>
        <w:tag w:val="goog_rdk_53"/>
      </w:sdtPr>
      <w:sdtContent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numPr>
              <w:ilvl w:val="0"/>
              <w:numId w:val="2"/>
            </w:numPr>
            <w:pBdr>
              <w:top w:color="000000" w:space="0" w:sz="0" w:val="none"/>
              <w:left w:color="000000" w:space="0" w:sz="0" w:val="none"/>
              <w:bottom w:color="000000" w:space="0" w:sz="0" w:val="none"/>
              <w:right w:color="000000" w:space="0" w:sz="0" w:val="none"/>
              <w:between w:color="000000" w:space="0" w:sz="0" w:val="none"/>
            </w:pBdr>
            <w:shd w:fill="auto" w:val="clear"/>
            <w:spacing w:after="240" w:before="0" w:line="240" w:lineRule="auto"/>
            <w:ind w:left="720" w:right="0" w:hanging="360"/>
            <w:jc w:val="both"/>
            <w:rPr>
              <w:ins w:author="Claudia Quintero" w:id="9" w:date="2024-07-04T19:30:00Z"/>
              <w:del w:author="Ana Carolina Gómez García" w:id="0" w:date="2026-08-27T10:51:00Z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PrChange w:author="Claudia Quintero" w:id="15" w:date="2024-07-04T19:30:00Z">
                <w:rPr/>
              </w:rPrChange>
            </w:rPr>
            <w:pPrChange w:author="Claudia Quintero" w:id="0" w:date="2024-07-04T19:30:00Z">
              <w:pPr>
                <w:spacing w:after="240" w:lineRule="auto"/>
                <w:jc w:val="both"/>
              </w:pPr>
            </w:pPrChange>
          </w:pPr>
          <w:sdt>
            <w:sdtPr>
              <w:id w:val="886811514"/>
              <w:tag w:val="goog_rdk_50"/>
            </w:sdtPr>
            <w:sdtContent>
              <w:ins w:author="Claudia Quintero" w:id="9" w:date="2024-07-04T19:30:00Z">
                <w:sdt>
                  <w:sdtPr>
                    <w:id w:val="-561713307"/>
                    <w:tag w:val="goog_rdk_51"/>
                  </w:sdtPr>
                  <w:sdtContent>
                    <w:del w:author="Ana Carolina Gómez García" w:id="0" w:date="2026-08-27T10:51:00Z"/>
                  </w:sdtContent>
                </w:sdt>
              </w:ins>
              <w:sdt>
                <w:sdtPr>
                  <w:id w:val="2085214451"/>
                  <w:tag w:val="goog_rdk_52"/>
                </w:sdtPr>
                <w:sdtContent>
                  <w:ins w:author="Claudia Quintero" w:id="9" w:date="2024-07-04T19:30:00Z">
                    <w:del w:author="Ana Carolina Gómez García" w:id="0" w:date="2026-08-27T10:51:00Z"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  <w:rtl w:val="0"/>
                          <w:rPrChange w:author="Claudia Quintero" w:id="12" w:date="2024-07-04T19:30:00Z">
                            <w:rPr/>
                          </w:rPrChange>
                        </w:rPr>
                        <w:delText xml:space="preserve">Profesional o persona encargada en el prestador de recibir la información enviada por el asegurador y la gestión que esta persona debe realizar. </w:delText>
                      </w:r>
                    </w:del>
                  </w:ins>
                </w:sdtContent>
              </w:sdt>
              <w:ins w:author="Claudia Quintero" w:id="9" w:date="2024-07-04T19:30:00Z">
                <w:del w:author="Ana Carolina Gómez García" w:id="0" w:date="2026-08-27T10:51:00Z"/>
              </w:ins>
            </w:sdtContent>
          </w:sdt>
        </w:p>
      </w:sdtContent>
    </w:sdt>
    <w:sdt>
      <w:sdtPr>
        <w:id w:val="1508935304"/>
        <w:tag w:val="goog_rdk_57"/>
      </w:sdtPr>
      <w:sdtContent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numPr>
              <w:ilvl w:val="0"/>
              <w:numId w:val="2"/>
            </w:numPr>
            <w:pBdr>
              <w:top w:color="000000" w:space="0" w:sz="0" w:val="none"/>
              <w:left w:color="000000" w:space="0" w:sz="0" w:val="none"/>
              <w:bottom w:color="000000" w:space="0" w:sz="0" w:val="none"/>
              <w:right w:color="000000" w:space="0" w:sz="0" w:val="none"/>
              <w:between w:color="000000" w:space="0" w:sz="0" w:val="none"/>
            </w:pBdr>
            <w:shd w:fill="auto" w:val="clear"/>
            <w:spacing w:after="240" w:before="0" w:line="240" w:lineRule="auto"/>
            <w:ind w:left="720" w:right="0" w:hanging="360"/>
            <w:jc w:val="both"/>
            <w:rPr>
              <w:ins w:author="Claudia Quintero" w:id="9" w:date="2024-07-04T19:30:00Z"/>
              <w:del w:author="Ana Carolina Gómez García" w:id="0" w:date="2026-08-27T10:51:00Z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PrChange w:author="Claudia Quintero" w:id="16" w:date="2024-07-04T19:30:00Z">
                <w:rPr/>
              </w:rPrChange>
            </w:rPr>
            <w:pPrChange w:author="Claudia Quintero" w:id="0" w:date="2024-07-04T19:30:00Z">
              <w:pPr>
                <w:spacing w:after="240" w:lineRule="auto"/>
                <w:jc w:val="both"/>
              </w:pPr>
            </w:pPrChange>
          </w:pPr>
          <w:sdt>
            <w:sdtPr>
              <w:id w:val="-809598652"/>
              <w:tag w:val="goog_rdk_54"/>
            </w:sdtPr>
            <w:sdtContent>
              <w:ins w:author="Claudia Quintero" w:id="9" w:date="2024-07-04T19:30:00Z">
                <w:sdt>
                  <w:sdtPr>
                    <w:id w:val="167712211"/>
                    <w:tag w:val="goog_rdk_55"/>
                  </w:sdtPr>
                  <w:sdtContent>
                    <w:del w:author="Ana Carolina Gómez García" w:id="0" w:date="2026-08-27T10:51:00Z"/>
                  </w:sdtContent>
                </w:sdt>
              </w:ins>
              <w:sdt>
                <w:sdtPr>
                  <w:id w:val="-1742819354"/>
                  <w:tag w:val="goog_rdk_56"/>
                </w:sdtPr>
                <w:sdtContent>
                  <w:ins w:author="Claudia Quintero" w:id="9" w:date="2024-07-04T19:30:00Z">
                    <w:del w:author="Ana Carolina Gómez García" w:id="0" w:date="2026-08-27T10:51:00Z"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  <w:rtl w:val="0"/>
                          <w:rPrChange w:author="Claudia Quintero" w:id="12" w:date="2024-07-04T19:30:00Z">
                            <w:rPr/>
                          </w:rPrChange>
                        </w:rPr>
                        <w:delText xml:space="preserve">Contacto con el paciente: Establecer quién, cómo y cuándo se realizará.</w:delText>
                      </w:r>
                    </w:del>
                  </w:ins>
                </w:sdtContent>
              </w:sdt>
              <w:ins w:author="Claudia Quintero" w:id="9" w:date="2024-07-04T19:30:00Z">
                <w:del w:author="Ana Carolina Gómez García" w:id="0" w:date="2026-08-27T10:51:00Z"/>
              </w:ins>
            </w:sdtContent>
          </w:sdt>
        </w:p>
      </w:sdtContent>
    </w:sdt>
    <w:sdt>
      <w:sdtPr>
        <w:id w:val="2034854843"/>
        <w:tag w:val="goog_rdk_61"/>
      </w:sdtPr>
      <w:sdtContent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numPr>
              <w:ilvl w:val="0"/>
              <w:numId w:val="2"/>
            </w:numPr>
            <w:pBdr>
              <w:top w:color="000000" w:space="0" w:sz="0" w:val="none"/>
              <w:left w:color="000000" w:space="0" w:sz="0" w:val="none"/>
              <w:bottom w:color="000000" w:space="0" w:sz="0" w:val="none"/>
              <w:right w:color="000000" w:space="0" w:sz="0" w:val="none"/>
              <w:between w:color="000000" w:space="0" w:sz="0" w:val="none"/>
            </w:pBdr>
            <w:shd w:fill="auto" w:val="clear"/>
            <w:spacing w:after="240" w:before="0" w:line="240" w:lineRule="auto"/>
            <w:ind w:left="720" w:right="0" w:hanging="360"/>
            <w:jc w:val="both"/>
            <w:rPr>
              <w:ins w:author="Claudia Quintero" w:id="9" w:date="2024-07-04T19:30:00Z"/>
              <w:del w:author="Ana Carolina Gómez García" w:id="0" w:date="2026-08-27T10:51:00Z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PrChange w:author="Claudia Quintero" w:id="17" w:date="2024-07-04T19:30:00Z">
                <w:rPr/>
              </w:rPrChange>
            </w:rPr>
            <w:pPrChange w:author="Claudia Quintero" w:id="0" w:date="2024-07-04T19:30:00Z">
              <w:pPr>
                <w:spacing w:after="240" w:lineRule="auto"/>
                <w:jc w:val="both"/>
              </w:pPr>
            </w:pPrChange>
          </w:pPr>
          <w:sdt>
            <w:sdtPr>
              <w:id w:val="-1721081696"/>
              <w:tag w:val="goog_rdk_58"/>
            </w:sdtPr>
            <w:sdtContent>
              <w:ins w:author="Claudia Quintero" w:id="9" w:date="2024-07-04T19:30:00Z">
                <w:sdt>
                  <w:sdtPr>
                    <w:id w:val="-191869250"/>
                    <w:tag w:val="goog_rdk_59"/>
                  </w:sdtPr>
                  <w:sdtContent>
                    <w:del w:author="Ana Carolina Gómez García" w:id="0" w:date="2026-08-27T10:51:00Z"/>
                  </w:sdtContent>
                </w:sdt>
              </w:ins>
              <w:sdt>
                <w:sdtPr>
                  <w:id w:val="-1157011099"/>
                  <w:tag w:val="goog_rdk_60"/>
                </w:sdtPr>
                <w:sdtContent>
                  <w:ins w:author="Claudia Quintero" w:id="9" w:date="2024-07-04T19:30:00Z">
                    <w:del w:author="Ana Carolina Gómez García" w:id="0" w:date="2026-08-27T10:51:00Z"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  <w:rtl w:val="0"/>
                          <w:rPrChange w:author="Claudia Quintero" w:id="12" w:date="2024-07-04T19:30:00Z">
                            <w:rPr/>
                          </w:rPrChange>
                        </w:rPr>
                        <w:delText xml:space="preserve">Agendamiento de VMD (tener en cuenta los tiempos).</w:delText>
                      </w:r>
                    </w:del>
                  </w:ins>
                </w:sdtContent>
              </w:sdt>
              <w:ins w:author="Claudia Quintero" w:id="9" w:date="2024-07-04T19:30:00Z">
                <w:del w:author="Ana Carolina Gómez García" w:id="0" w:date="2026-08-27T10:51:00Z"/>
              </w:ins>
            </w:sdtContent>
          </w:sdt>
        </w:p>
      </w:sdtContent>
    </w:sdt>
    <w:sdt>
      <w:sdtPr>
        <w:id w:val="-1551720853"/>
        <w:tag w:val="goog_rdk_65"/>
      </w:sdtPr>
      <w:sdtContent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numPr>
              <w:ilvl w:val="0"/>
              <w:numId w:val="2"/>
            </w:numPr>
            <w:pBdr>
              <w:top w:color="000000" w:space="0" w:sz="0" w:val="none"/>
              <w:left w:color="000000" w:space="0" w:sz="0" w:val="none"/>
              <w:bottom w:color="000000" w:space="0" w:sz="0" w:val="none"/>
              <w:right w:color="000000" w:space="0" w:sz="0" w:val="none"/>
              <w:between w:color="000000" w:space="0" w:sz="0" w:val="none"/>
            </w:pBdr>
            <w:shd w:fill="auto" w:val="clear"/>
            <w:spacing w:after="240" w:before="0" w:line="240" w:lineRule="auto"/>
            <w:ind w:left="720" w:right="0" w:hanging="360"/>
            <w:jc w:val="both"/>
            <w:rPr>
              <w:ins w:author="Claudia Quintero" w:id="9" w:date="2024-07-04T19:30:00Z"/>
              <w:del w:author="Ana Carolina Gómez García" w:id="0" w:date="2026-08-27T10:51:00Z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PrChange w:author="Claudia Quintero" w:id="18" w:date="2024-07-04T19:30:00Z">
                <w:rPr/>
              </w:rPrChange>
            </w:rPr>
            <w:pPrChange w:author="Claudia Quintero" w:id="0" w:date="2024-07-04T19:30:00Z">
              <w:pPr>
                <w:spacing w:after="240" w:lineRule="auto"/>
                <w:jc w:val="both"/>
              </w:pPr>
            </w:pPrChange>
          </w:pPr>
          <w:sdt>
            <w:sdtPr>
              <w:id w:val="1808577065"/>
              <w:tag w:val="goog_rdk_62"/>
            </w:sdtPr>
            <w:sdtContent>
              <w:ins w:author="Claudia Quintero" w:id="9" w:date="2024-07-04T19:30:00Z">
                <w:sdt>
                  <w:sdtPr>
                    <w:id w:val="-1280421644"/>
                    <w:tag w:val="goog_rdk_63"/>
                  </w:sdtPr>
                  <w:sdtContent>
                    <w:del w:author="Ana Carolina Gómez García" w:id="0" w:date="2026-08-27T10:51:00Z"/>
                  </w:sdtContent>
                </w:sdt>
              </w:ins>
              <w:sdt>
                <w:sdtPr>
                  <w:id w:val="-1302049126"/>
                  <w:tag w:val="goog_rdk_64"/>
                </w:sdtPr>
                <w:sdtContent>
                  <w:ins w:author="Claudia Quintero" w:id="9" w:date="2024-07-04T19:30:00Z">
                    <w:del w:author="Ana Carolina Gómez García" w:id="0" w:date="2026-08-27T10:51:00Z"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  <w:rtl w:val="0"/>
                          <w:rPrChange w:author="Claudia Quintero" w:id="12" w:date="2024-07-04T19:30:00Z">
                            <w:rPr/>
                          </w:rPrChange>
                        </w:rPr>
                        <w:delText xml:space="preserve">Establecer complejidad y determinar estados del paciente. Además, paso a seguir de acuerdo con la complejidad establecida en la VMD.</w:delText>
                      </w:r>
                    </w:del>
                  </w:ins>
                </w:sdtContent>
              </w:sdt>
              <w:ins w:author="Claudia Quintero" w:id="9" w:date="2024-07-04T19:30:00Z">
                <w:del w:author="Ana Carolina Gómez García" w:id="0" w:date="2026-08-27T10:51:00Z"/>
              </w:ins>
            </w:sdtContent>
          </w:sdt>
        </w:p>
      </w:sdtContent>
    </w:sdt>
    <w:sdt>
      <w:sdtPr>
        <w:id w:val="412105969"/>
        <w:tag w:val="goog_rdk_69"/>
      </w:sdtPr>
      <w:sdtContent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numPr>
              <w:ilvl w:val="0"/>
              <w:numId w:val="2"/>
            </w:numPr>
            <w:pBdr>
              <w:top w:color="000000" w:space="0" w:sz="0" w:val="none"/>
              <w:left w:color="000000" w:space="0" w:sz="0" w:val="none"/>
              <w:bottom w:color="000000" w:space="0" w:sz="0" w:val="none"/>
              <w:right w:color="000000" w:space="0" w:sz="0" w:val="none"/>
              <w:between w:color="000000" w:space="0" w:sz="0" w:val="none"/>
            </w:pBdr>
            <w:shd w:fill="auto" w:val="clear"/>
            <w:spacing w:after="240" w:before="0" w:line="240" w:lineRule="auto"/>
            <w:ind w:left="720" w:right="0" w:hanging="360"/>
            <w:jc w:val="both"/>
            <w:rPr>
              <w:ins w:author="Claudia Quintero" w:id="9" w:date="2024-07-04T19:30:00Z"/>
              <w:del w:author="Ana Carolina Gómez García" w:id="0" w:date="2026-08-27T10:51:00Z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PrChange w:author="Claudia Quintero" w:id="19" w:date="2024-07-04T19:30:00Z">
                <w:rPr/>
              </w:rPrChange>
            </w:rPr>
            <w:pPrChange w:author="Claudia Quintero" w:id="0" w:date="2024-07-04T19:30:00Z">
              <w:pPr>
                <w:spacing w:after="240" w:lineRule="auto"/>
                <w:jc w:val="both"/>
              </w:pPr>
            </w:pPrChange>
          </w:pPr>
          <w:sdt>
            <w:sdtPr>
              <w:id w:val="-1418386049"/>
              <w:tag w:val="goog_rdk_66"/>
            </w:sdtPr>
            <w:sdtContent>
              <w:ins w:author="Claudia Quintero" w:id="9" w:date="2024-07-04T19:30:00Z">
                <w:sdt>
                  <w:sdtPr>
                    <w:id w:val="-424390691"/>
                    <w:tag w:val="goog_rdk_67"/>
                  </w:sdtPr>
                  <w:sdtContent>
                    <w:del w:author="Ana Carolina Gómez García" w:id="0" w:date="2026-08-27T10:51:00Z"/>
                  </w:sdtContent>
                </w:sdt>
              </w:ins>
              <w:sdt>
                <w:sdtPr>
                  <w:id w:val="1172219645"/>
                  <w:tag w:val="goog_rdk_68"/>
                </w:sdtPr>
                <w:sdtContent>
                  <w:ins w:author="Claudia Quintero" w:id="9" w:date="2024-07-04T19:30:00Z">
                    <w:del w:author="Ana Carolina Gómez García" w:id="0" w:date="2026-08-27T10:51:00Z"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  <w:rtl w:val="0"/>
                          <w:rPrChange w:author="Claudia Quintero" w:id="12" w:date="2024-07-04T19:30:00Z">
                            <w:rPr/>
                          </w:rPrChange>
                        </w:rPr>
                        <w:delText xml:space="preserve">Programar VI y realización de PAI. Tener en cuenta tiempos.</w:delText>
                      </w:r>
                    </w:del>
                  </w:ins>
                </w:sdtContent>
              </w:sdt>
              <w:ins w:author="Claudia Quintero" w:id="9" w:date="2024-07-04T19:30:00Z">
                <w:del w:author="Ana Carolina Gómez García" w:id="0" w:date="2026-08-27T10:51:00Z"/>
              </w:ins>
            </w:sdtContent>
          </w:sdt>
        </w:p>
      </w:sdtContent>
    </w:sdt>
    <w:sdt>
      <w:sdtPr>
        <w:id w:val="-1110290252"/>
        <w:tag w:val="goog_rdk_73"/>
      </w:sdtPr>
      <w:sdtContent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numPr>
              <w:ilvl w:val="0"/>
              <w:numId w:val="2"/>
            </w:numPr>
            <w:pBdr>
              <w:top w:color="000000" w:space="0" w:sz="0" w:val="none"/>
              <w:left w:color="000000" w:space="0" w:sz="0" w:val="none"/>
              <w:bottom w:color="000000" w:space="0" w:sz="0" w:val="none"/>
              <w:right w:color="000000" w:space="0" w:sz="0" w:val="none"/>
              <w:between w:color="000000" w:space="0" w:sz="0" w:val="none"/>
            </w:pBdr>
            <w:shd w:fill="auto" w:val="clear"/>
            <w:spacing w:after="240" w:before="0" w:line="240" w:lineRule="auto"/>
            <w:ind w:left="720" w:right="0" w:hanging="360"/>
            <w:jc w:val="both"/>
            <w:rPr>
              <w:ins w:author="Claudia Quintero" w:id="9" w:date="2024-07-04T19:30:00Z"/>
              <w:del w:author="Ana Carolina Gómez García" w:id="0" w:date="2026-08-27T10:51:00Z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PrChange w:author="Claudia Quintero" w:id="20" w:date="2024-07-04T19:30:00Z">
                <w:rPr/>
              </w:rPrChange>
            </w:rPr>
            <w:pPrChange w:author="Claudia Quintero" w:id="0" w:date="2024-07-04T19:30:00Z">
              <w:pPr>
                <w:spacing w:after="240" w:lineRule="auto"/>
                <w:jc w:val="both"/>
              </w:pPr>
            </w:pPrChange>
          </w:pPr>
          <w:sdt>
            <w:sdtPr>
              <w:id w:val="1812484453"/>
              <w:tag w:val="goog_rdk_70"/>
            </w:sdtPr>
            <w:sdtContent>
              <w:ins w:author="Claudia Quintero" w:id="9" w:date="2024-07-04T19:30:00Z">
                <w:sdt>
                  <w:sdtPr>
                    <w:id w:val="-525408424"/>
                    <w:tag w:val="goog_rdk_71"/>
                  </w:sdtPr>
                  <w:sdtContent>
                    <w:del w:author="Ana Carolina Gómez García" w:id="0" w:date="2026-08-27T10:51:00Z"/>
                  </w:sdtContent>
                </w:sdt>
              </w:ins>
              <w:sdt>
                <w:sdtPr>
                  <w:id w:val="-1546315309"/>
                  <w:tag w:val="goog_rdk_72"/>
                </w:sdtPr>
                <w:sdtContent>
                  <w:ins w:author="Claudia Quintero" w:id="9" w:date="2024-07-04T19:30:00Z">
                    <w:del w:author="Ana Carolina Gómez García" w:id="0" w:date="2026-08-27T10:51:00Z"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  <w:rtl w:val="0"/>
                          <w:rPrChange w:author="Claudia Quintero" w:id="12" w:date="2024-07-04T19:30:00Z">
                            <w:rPr/>
                          </w:rPrChange>
                        </w:rPr>
                        <w:delText xml:space="preserve">Establecer frecuencias de seguimiento de acuerdo a complejidad y nivel de atención.</w:delText>
                      </w:r>
                    </w:del>
                  </w:ins>
                </w:sdtContent>
              </w:sdt>
              <w:ins w:author="Claudia Quintero" w:id="9" w:date="2024-07-04T19:30:00Z">
                <w:del w:author="Ana Carolina Gómez García" w:id="0" w:date="2026-08-27T10:51:00Z"/>
              </w:ins>
            </w:sdtContent>
          </w:sdt>
        </w:p>
      </w:sdtContent>
    </w:sdt>
    <w:sdt>
      <w:sdtPr>
        <w:id w:val="1114094642"/>
        <w:tag w:val="goog_rdk_77"/>
      </w:sdtPr>
      <w:sdtContent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numPr>
              <w:ilvl w:val="0"/>
              <w:numId w:val="2"/>
            </w:numPr>
            <w:pBdr>
              <w:top w:color="000000" w:space="0" w:sz="0" w:val="none"/>
              <w:left w:color="000000" w:space="0" w:sz="0" w:val="none"/>
              <w:bottom w:color="000000" w:space="0" w:sz="0" w:val="none"/>
              <w:right w:color="000000" w:space="0" w:sz="0" w:val="none"/>
              <w:between w:color="000000" w:space="0" w:sz="0" w:val="none"/>
            </w:pBdr>
            <w:shd w:fill="auto" w:val="clear"/>
            <w:spacing w:after="240" w:before="0" w:line="240" w:lineRule="auto"/>
            <w:ind w:left="720" w:right="0" w:hanging="360"/>
            <w:jc w:val="both"/>
            <w:rPr>
              <w:ins w:author="Claudia Quintero" w:id="9" w:date="2024-07-04T19:30:00Z"/>
              <w:del w:author="Ana Carolina Gómez García" w:id="0" w:date="2026-08-27T10:51:00Z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PrChange w:author="Claudia Quintero" w:id="21" w:date="2024-07-04T19:30:00Z">
                <w:rPr/>
              </w:rPrChange>
            </w:rPr>
            <w:pPrChange w:author="Claudia Quintero" w:id="0" w:date="2024-07-04T19:30:00Z">
              <w:pPr>
                <w:spacing w:after="240" w:lineRule="auto"/>
                <w:jc w:val="both"/>
              </w:pPr>
            </w:pPrChange>
          </w:pPr>
          <w:sdt>
            <w:sdtPr>
              <w:id w:val="1500920544"/>
              <w:tag w:val="goog_rdk_74"/>
            </w:sdtPr>
            <w:sdtContent>
              <w:ins w:author="Claudia Quintero" w:id="9" w:date="2024-07-04T19:30:00Z">
                <w:sdt>
                  <w:sdtPr>
                    <w:id w:val="-2055211289"/>
                    <w:tag w:val="goog_rdk_75"/>
                  </w:sdtPr>
                  <w:sdtContent>
                    <w:del w:author="Ana Carolina Gómez García" w:id="0" w:date="2026-08-27T10:51:00Z"/>
                  </w:sdtContent>
                </w:sdt>
              </w:ins>
              <w:sdt>
                <w:sdtPr>
                  <w:id w:val="-467789173"/>
                  <w:tag w:val="goog_rdk_76"/>
                </w:sdtPr>
                <w:sdtContent>
                  <w:ins w:author="Claudia Quintero" w:id="9" w:date="2024-07-04T19:30:00Z">
                    <w:del w:author="Ana Carolina Gómez García" w:id="0" w:date="2026-08-27T10:51:00Z"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  <w:rtl w:val="0"/>
                          <w:rPrChange w:author="Claudia Quintero" w:id="12" w:date="2024-07-04T19:30:00Z">
                            <w:rPr/>
                          </w:rPrChange>
                        </w:rPr>
                        <w:delText xml:space="preserve">Cuáles van a ser los canales de comunicación entre los profesionales de los diversos ámbitos asistenciales.</w:delText>
                      </w:r>
                    </w:del>
                  </w:ins>
                </w:sdtContent>
              </w:sdt>
              <w:ins w:author="Claudia Quintero" w:id="9" w:date="2024-07-04T19:30:00Z">
                <w:del w:author="Ana Carolina Gómez García" w:id="0" w:date="2026-08-27T10:51:00Z"/>
              </w:ins>
            </w:sdtContent>
          </w:sdt>
        </w:p>
      </w:sdtContent>
    </w:sdt>
    <w:sdt>
      <w:sdtPr>
        <w:id w:val="60124111"/>
        <w:tag w:val="goog_rdk_81"/>
      </w:sdtPr>
      <w:sdtContent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numPr>
              <w:ilvl w:val="0"/>
              <w:numId w:val="2"/>
            </w:numPr>
            <w:pBdr>
              <w:top w:color="000000" w:space="0" w:sz="0" w:val="none"/>
              <w:left w:color="000000" w:space="0" w:sz="0" w:val="none"/>
              <w:bottom w:color="000000" w:space="0" w:sz="0" w:val="none"/>
              <w:right w:color="000000" w:space="0" w:sz="0" w:val="none"/>
              <w:between w:color="000000" w:space="0" w:sz="0" w:val="none"/>
            </w:pBdr>
            <w:shd w:fill="auto" w:val="clear"/>
            <w:spacing w:after="240" w:before="0" w:line="240" w:lineRule="auto"/>
            <w:ind w:left="720" w:right="0" w:hanging="360"/>
            <w:jc w:val="both"/>
            <w:rPr>
              <w:ins w:author="Claudia Quintero" w:id="9" w:date="2024-07-04T19:30:00Z"/>
              <w:del w:author="Ana Carolina Gómez García" w:id="0" w:date="2026-08-27T10:51:00Z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PrChange w:author="Claudia Quintero" w:id="22" w:date="2024-07-04T19:30:00Z">
                <w:rPr/>
              </w:rPrChange>
            </w:rPr>
            <w:pPrChange w:author="Claudia Quintero" w:id="0" w:date="2024-07-04T19:30:00Z">
              <w:pPr>
                <w:spacing w:after="240" w:lineRule="auto"/>
                <w:jc w:val="both"/>
              </w:pPr>
            </w:pPrChange>
          </w:pPr>
          <w:sdt>
            <w:sdtPr>
              <w:id w:val="-742134415"/>
              <w:tag w:val="goog_rdk_78"/>
            </w:sdtPr>
            <w:sdtContent>
              <w:ins w:author="Claudia Quintero" w:id="9" w:date="2024-07-04T19:30:00Z">
                <w:sdt>
                  <w:sdtPr>
                    <w:id w:val="2081127093"/>
                    <w:tag w:val="goog_rdk_79"/>
                  </w:sdtPr>
                  <w:sdtContent>
                    <w:del w:author="Ana Carolina Gómez García" w:id="0" w:date="2026-08-27T10:51:00Z"/>
                  </w:sdtContent>
                </w:sdt>
              </w:ins>
              <w:sdt>
                <w:sdtPr>
                  <w:id w:val="1566591288"/>
                  <w:tag w:val="goog_rdk_80"/>
                </w:sdtPr>
                <w:sdtContent>
                  <w:ins w:author="Claudia Quintero" w:id="9" w:date="2024-07-04T19:30:00Z">
                    <w:del w:author="Ana Carolina Gómez García" w:id="0" w:date="2026-08-27T10:51:00Z"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  <w:rtl w:val="0"/>
                          <w:rPrChange w:author="Claudia Quintero" w:id="12" w:date="2024-07-04T19:30:00Z">
                            <w:rPr/>
                          </w:rPrChange>
                        </w:rPr>
                        <w:delText xml:space="preserve">Cómo dar respuesta a situaciones de descompensación aguda y progresiva.</w:delText>
                      </w:r>
                    </w:del>
                  </w:ins>
                </w:sdtContent>
              </w:sdt>
              <w:ins w:author="Claudia Quintero" w:id="9" w:date="2024-07-04T19:30:00Z">
                <w:del w:author="Ana Carolina Gómez García" w:id="0" w:date="2026-08-27T10:51:00Z"/>
              </w:ins>
            </w:sdtContent>
          </w:sdt>
        </w:p>
      </w:sdtContent>
    </w:sdt>
    <w:sdt>
      <w:sdtPr>
        <w:id w:val="444766240"/>
        <w:tag w:val="goog_rdk_85"/>
      </w:sdtPr>
      <w:sdtContent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numPr>
              <w:ilvl w:val="0"/>
              <w:numId w:val="2"/>
            </w:numPr>
            <w:pBdr>
              <w:top w:color="000000" w:space="0" w:sz="0" w:val="none"/>
              <w:left w:color="000000" w:space="0" w:sz="0" w:val="none"/>
              <w:bottom w:color="000000" w:space="0" w:sz="0" w:val="none"/>
              <w:right w:color="000000" w:space="0" w:sz="0" w:val="none"/>
              <w:between w:color="000000" w:space="0" w:sz="0" w:val="none"/>
            </w:pBdr>
            <w:shd w:fill="auto" w:val="clear"/>
            <w:spacing w:after="240" w:before="0" w:line="240" w:lineRule="auto"/>
            <w:ind w:left="720" w:right="0" w:hanging="360"/>
            <w:jc w:val="both"/>
            <w:rPr>
              <w:ins w:author="Claudia Quintero" w:id="9" w:date="2024-07-04T19:30:00Z"/>
              <w:del w:author="Ana Carolina Gómez García" w:id="0" w:date="2026-08-27T10:51:00Z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PrChange w:author="Claudia Quintero" w:id="23" w:date="2024-07-04T19:30:00Z">
                <w:rPr/>
              </w:rPrChange>
            </w:rPr>
            <w:pPrChange w:author="Claudia Quintero" w:id="0" w:date="2024-07-04T19:30:00Z">
              <w:pPr>
                <w:spacing w:after="240" w:lineRule="auto"/>
                <w:jc w:val="both"/>
              </w:pPr>
            </w:pPrChange>
          </w:pPr>
          <w:sdt>
            <w:sdtPr>
              <w:id w:val="902796534"/>
              <w:tag w:val="goog_rdk_82"/>
            </w:sdtPr>
            <w:sdtContent>
              <w:ins w:author="Claudia Quintero" w:id="9" w:date="2024-07-04T19:30:00Z">
                <w:sdt>
                  <w:sdtPr>
                    <w:id w:val="571517758"/>
                    <w:tag w:val="goog_rdk_83"/>
                  </w:sdtPr>
                  <w:sdtContent>
                    <w:del w:author="Ana Carolina Gómez García" w:id="0" w:date="2026-08-27T10:51:00Z"/>
                  </w:sdtContent>
                </w:sdt>
              </w:ins>
              <w:sdt>
                <w:sdtPr>
                  <w:id w:val="1021638844"/>
                  <w:tag w:val="goog_rdk_84"/>
                </w:sdtPr>
                <w:sdtContent>
                  <w:ins w:author="Claudia Quintero" w:id="9" w:date="2024-07-04T19:30:00Z">
                    <w:del w:author="Ana Carolina Gómez García" w:id="0" w:date="2026-08-27T10:51:00Z"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  <w:rtl w:val="0"/>
                          <w:rPrChange w:author="Claudia Quintero" w:id="12" w:date="2024-07-04T19:30:00Z">
                            <w:rPr/>
                          </w:rPrChange>
                        </w:rPr>
                        <w:delText xml:space="preserve">Cómo se articulará la atención 24h/7d</w:delText>
                      </w:r>
                    </w:del>
                  </w:ins>
                </w:sdtContent>
              </w:sdt>
              <w:ins w:author="Claudia Quintero" w:id="9" w:date="2024-07-04T19:30:00Z">
                <w:del w:author="Ana Carolina Gómez García" w:id="0" w:date="2026-08-27T10:51:00Z"/>
              </w:ins>
            </w:sdtContent>
          </w:sdt>
        </w:p>
      </w:sdtContent>
    </w:sdt>
    <w:sdt>
      <w:sdtPr>
        <w:id w:val="-26139550"/>
        <w:tag w:val="goog_rdk_89"/>
      </w:sdtPr>
      <w:sdtContent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numPr>
              <w:ilvl w:val="0"/>
              <w:numId w:val="2"/>
            </w:numPr>
            <w:pBdr>
              <w:top w:color="000000" w:space="0" w:sz="0" w:val="none"/>
              <w:left w:color="000000" w:space="0" w:sz="0" w:val="none"/>
              <w:bottom w:color="000000" w:space="0" w:sz="0" w:val="none"/>
              <w:right w:color="000000" w:space="0" w:sz="0" w:val="none"/>
              <w:between w:color="000000" w:space="0" w:sz="0" w:val="none"/>
            </w:pBdr>
            <w:shd w:fill="auto" w:val="clear"/>
            <w:spacing w:after="240" w:before="0" w:line="240" w:lineRule="auto"/>
            <w:ind w:left="720" w:right="0" w:hanging="360"/>
            <w:jc w:val="both"/>
            <w:rPr>
              <w:ins w:author="Claudia Quintero" w:id="9" w:date="2024-07-04T19:30:00Z"/>
              <w:del w:author="Ana Carolina Gómez García" w:id="0" w:date="2026-08-27T10:51:00Z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PrChange w:author="Claudia Quintero" w:id="24" w:date="2024-07-04T19:30:00Z">
                <w:rPr/>
              </w:rPrChange>
            </w:rPr>
            <w:pPrChange w:author="Claudia Quintero" w:id="0" w:date="2024-07-04T19:30:00Z">
              <w:pPr>
                <w:spacing w:after="240" w:lineRule="auto"/>
                <w:jc w:val="both"/>
              </w:pPr>
            </w:pPrChange>
          </w:pPr>
          <w:sdt>
            <w:sdtPr>
              <w:id w:val="2056961117"/>
              <w:tag w:val="goog_rdk_86"/>
            </w:sdtPr>
            <w:sdtContent>
              <w:ins w:author="Claudia Quintero" w:id="9" w:date="2024-07-04T19:30:00Z">
                <w:sdt>
                  <w:sdtPr>
                    <w:id w:val="1521545909"/>
                    <w:tag w:val="goog_rdk_87"/>
                  </w:sdtPr>
                  <w:sdtContent>
                    <w:del w:author="Ana Carolina Gómez García" w:id="0" w:date="2026-08-27T10:51:00Z"/>
                  </w:sdtContent>
                </w:sdt>
              </w:ins>
              <w:sdt>
                <w:sdtPr>
                  <w:id w:val="838942772"/>
                  <w:tag w:val="goog_rdk_88"/>
                </w:sdtPr>
                <w:sdtContent>
                  <w:ins w:author="Claudia Quintero" w:id="9" w:date="2024-07-04T19:30:00Z">
                    <w:del w:author="Ana Carolina Gómez García" w:id="0" w:date="2026-08-27T10:51:00Z"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  <w:rtl w:val="0"/>
                          <w:rPrChange w:author="Claudia Quintero" w:id="12" w:date="2024-07-04T19:30:00Z">
                            <w:rPr/>
                          </w:rPrChange>
                        </w:rPr>
                        <w:delText xml:space="preserve">Cómo se garantizará una adecuada atención en las transiciones – Paso a Cuidados Paliativos (determinar quién, cómo y cuándo se hará).</w:delText>
                      </w:r>
                    </w:del>
                  </w:ins>
                </w:sdtContent>
              </w:sdt>
              <w:ins w:author="Claudia Quintero" w:id="9" w:date="2024-07-04T19:30:00Z">
                <w:del w:author="Ana Carolina Gómez García" w:id="0" w:date="2026-08-27T10:51:00Z"/>
              </w:ins>
            </w:sdtContent>
          </w:sdt>
        </w:p>
      </w:sdtContent>
    </w:sdt>
    <w:sdt>
      <w:sdtPr>
        <w:id w:val="-1750375359"/>
        <w:tag w:val="goog_rdk_93"/>
      </w:sdtPr>
      <w:sdtContent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numPr>
              <w:ilvl w:val="0"/>
              <w:numId w:val="2"/>
            </w:numPr>
            <w:pBdr>
              <w:top w:color="000000" w:space="0" w:sz="0" w:val="none"/>
              <w:left w:color="000000" w:space="0" w:sz="0" w:val="none"/>
              <w:bottom w:color="000000" w:space="0" w:sz="0" w:val="none"/>
              <w:right w:color="000000" w:space="0" w:sz="0" w:val="none"/>
              <w:between w:color="000000" w:space="0" w:sz="0" w:val="none"/>
            </w:pBdr>
            <w:shd w:fill="auto" w:val="clear"/>
            <w:spacing w:after="240" w:before="0" w:line="240" w:lineRule="auto"/>
            <w:ind w:left="720" w:right="0" w:hanging="360"/>
            <w:jc w:val="both"/>
            <w:rPr>
              <w:ins w:author="Claudia Quintero" w:id="9" w:date="2024-07-04T19:30:00Z"/>
              <w:del w:author="Ana Carolina Gómez García" w:id="0" w:date="2026-08-27T10:51:00Z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PrChange w:author="Claudia Quintero" w:id="25" w:date="2024-07-04T19:30:00Z">
                <w:rPr/>
              </w:rPrChange>
            </w:rPr>
            <w:pPrChange w:author="Claudia Quintero" w:id="0" w:date="2024-07-04T19:30:00Z">
              <w:pPr>
                <w:spacing w:after="240" w:lineRule="auto"/>
                <w:jc w:val="both"/>
              </w:pPr>
            </w:pPrChange>
          </w:pPr>
          <w:sdt>
            <w:sdtPr>
              <w:id w:val="982952215"/>
              <w:tag w:val="goog_rdk_90"/>
            </w:sdtPr>
            <w:sdtContent>
              <w:ins w:author="Claudia Quintero" w:id="9" w:date="2024-07-04T19:30:00Z">
                <w:sdt>
                  <w:sdtPr>
                    <w:id w:val="-491749172"/>
                    <w:tag w:val="goog_rdk_91"/>
                  </w:sdtPr>
                  <w:sdtContent>
                    <w:del w:author="Ana Carolina Gómez García" w:id="0" w:date="2026-08-27T10:51:00Z"/>
                  </w:sdtContent>
                </w:sdt>
              </w:ins>
              <w:sdt>
                <w:sdtPr>
                  <w:id w:val="1256474504"/>
                  <w:tag w:val="goog_rdk_92"/>
                </w:sdtPr>
                <w:sdtContent>
                  <w:ins w:author="Claudia Quintero" w:id="9" w:date="2024-07-04T19:30:00Z">
                    <w:del w:author="Ana Carolina Gómez García" w:id="0" w:date="2026-08-27T10:51:00Z"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  <w:rtl w:val="0"/>
                          <w:rPrChange w:author="Claudia Quintero" w:id="12" w:date="2024-07-04T19:30:00Z">
                            <w:rPr/>
                          </w:rPrChange>
                        </w:rPr>
                        <w:delText xml:space="preserve">Cómo se articula la red sanitaria y social.</w:delText>
                      </w:r>
                    </w:del>
                  </w:ins>
                </w:sdtContent>
              </w:sdt>
              <w:ins w:author="Claudia Quintero" w:id="9" w:date="2024-07-04T19:30:00Z">
                <w:del w:author="Ana Carolina Gómez García" w:id="0" w:date="2026-08-27T10:51:00Z"/>
              </w:ins>
            </w:sdtContent>
          </w:sdt>
        </w:p>
      </w:sdtContent>
    </w:sdt>
    <w:sdt>
      <w:sdtPr>
        <w:id w:val="400480086"/>
        <w:tag w:val="goog_rdk_97"/>
      </w:sdtPr>
      <w:sdtContent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numPr>
              <w:ilvl w:val="0"/>
              <w:numId w:val="2"/>
            </w:numPr>
            <w:pBdr>
              <w:top w:color="000000" w:space="0" w:sz="0" w:val="none"/>
              <w:left w:color="000000" w:space="0" w:sz="0" w:val="none"/>
              <w:bottom w:color="000000" w:space="0" w:sz="0" w:val="none"/>
              <w:right w:color="000000" w:space="0" w:sz="0" w:val="none"/>
              <w:between w:color="000000" w:space="0" w:sz="0" w:val="none"/>
            </w:pBdr>
            <w:shd w:fill="auto" w:val="clear"/>
            <w:spacing w:after="240" w:before="0" w:line="240" w:lineRule="auto"/>
            <w:ind w:left="720" w:right="0" w:hanging="360"/>
            <w:jc w:val="both"/>
            <w:rPr>
              <w:ins w:author="Claudia Quintero" w:id="9" w:date="2024-07-04T19:30:00Z"/>
              <w:del w:author="Ana Carolina Gómez García" w:id="0" w:date="2026-08-27T10:51:00Z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PrChange w:author="Claudia Quintero" w:id="26" w:date="2024-07-04T19:30:00Z">
                <w:rPr/>
              </w:rPrChange>
            </w:rPr>
            <w:pPrChange w:author="Claudia Quintero" w:id="0" w:date="2024-07-04T19:30:00Z">
              <w:pPr>
                <w:spacing w:after="240" w:lineRule="auto"/>
                <w:jc w:val="both"/>
              </w:pPr>
            </w:pPrChange>
          </w:pPr>
          <w:sdt>
            <w:sdtPr>
              <w:id w:val="292221658"/>
              <w:tag w:val="goog_rdk_94"/>
            </w:sdtPr>
            <w:sdtContent>
              <w:ins w:author="Claudia Quintero" w:id="9" w:date="2024-07-04T19:30:00Z">
                <w:sdt>
                  <w:sdtPr>
                    <w:id w:val="494046830"/>
                    <w:tag w:val="goog_rdk_95"/>
                  </w:sdtPr>
                  <w:sdtContent>
                    <w:del w:author="Ana Carolina Gómez García" w:id="0" w:date="2026-08-27T10:51:00Z"/>
                  </w:sdtContent>
                </w:sdt>
              </w:ins>
              <w:sdt>
                <w:sdtPr>
                  <w:id w:val="1125760107"/>
                  <w:tag w:val="goog_rdk_96"/>
                </w:sdtPr>
                <w:sdtContent>
                  <w:ins w:author="Claudia Quintero" w:id="9" w:date="2024-07-04T19:30:00Z">
                    <w:del w:author="Ana Carolina Gómez García" w:id="0" w:date="2026-08-27T10:51:00Z"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  <w:rtl w:val="0"/>
                          <w:rPrChange w:author="Claudia Quintero" w:id="12" w:date="2024-07-04T19:30:00Z">
                            <w:rPr/>
                          </w:rPrChange>
                        </w:rPr>
                        <w:delText xml:space="preserve">Consignar información en historia clínica.</w:delText>
                      </w:r>
                    </w:del>
                  </w:ins>
                </w:sdtContent>
              </w:sdt>
              <w:ins w:author="Claudia Quintero" w:id="9" w:date="2024-07-04T19:30:00Z">
                <w:del w:author="Ana Carolina Gómez García" w:id="0" w:date="2026-08-27T10:51:00Z"/>
              </w:ins>
            </w:sdtContent>
          </w:sdt>
        </w:p>
      </w:sdtContent>
    </w:sdt>
    <w:sdt>
      <w:sdtPr>
        <w:id w:val="-1866095865"/>
        <w:tag w:val="goog_rdk_101"/>
      </w:sdtPr>
      <w:sdtContent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numPr>
              <w:ilvl w:val="0"/>
              <w:numId w:val="2"/>
            </w:numPr>
            <w:pBdr>
              <w:top w:color="000000" w:space="0" w:sz="0" w:val="none"/>
              <w:left w:color="000000" w:space="0" w:sz="0" w:val="none"/>
              <w:bottom w:color="000000" w:space="0" w:sz="0" w:val="none"/>
              <w:right w:color="000000" w:space="0" w:sz="0" w:val="none"/>
              <w:between w:color="000000" w:space="0" w:sz="0" w:val="none"/>
            </w:pBdr>
            <w:shd w:fill="auto" w:val="clear"/>
            <w:spacing w:after="240" w:before="0" w:line="240" w:lineRule="auto"/>
            <w:ind w:left="720" w:right="0" w:hanging="360"/>
            <w:jc w:val="both"/>
            <w:rPr>
              <w:ins w:author="Claudia Quintero" w:id="9" w:date="2024-07-04T19:30:00Z"/>
              <w:del w:author="Ana Carolina Gómez García" w:id="0" w:date="2026-08-27T10:51:00Z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PrChange w:author="Claudia Quintero" w:id="27" w:date="2024-07-04T19:30:00Z">
                <w:rPr/>
              </w:rPrChange>
            </w:rPr>
            <w:pPrChange w:author="Claudia Quintero" w:id="0" w:date="2024-07-04T19:30:00Z">
              <w:pPr>
                <w:spacing w:after="240" w:lineRule="auto"/>
                <w:jc w:val="both"/>
              </w:pPr>
            </w:pPrChange>
          </w:pPr>
          <w:sdt>
            <w:sdtPr>
              <w:id w:val="-688468850"/>
              <w:tag w:val="goog_rdk_98"/>
            </w:sdtPr>
            <w:sdtContent>
              <w:ins w:author="Claudia Quintero" w:id="9" w:date="2024-07-04T19:30:00Z">
                <w:sdt>
                  <w:sdtPr>
                    <w:id w:val="668308269"/>
                    <w:tag w:val="goog_rdk_99"/>
                  </w:sdtPr>
                  <w:sdtContent>
                    <w:del w:author="Ana Carolina Gómez García" w:id="0" w:date="2026-08-27T10:51:00Z"/>
                  </w:sdtContent>
                </w:sdt>
              </w:ins>
              <w:sdt>
                <w:sdtPr>
                  <w:id w:val="1385927834"/>
                  <w:tag w:val="goog_rdk_100"/>
                </w:sdtPr>
                <w:sdtContent>
                  <w:ins w:author="Claudia Quintero" w:id="9" w:date="2024-07-04T19:30:00Z">
                    <w:del w:author="Ana Carolina Gómez García" w:id="0" w:date="2026-08-27T10:51:00Z"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  <w:rtl w:val="0"/>
                          <w:rPrChange w:author="Claudia Quintero" w:id="12" w:date="2024-07-04T19:30:00Z">
                            <w:rPr/>
                          </w:rPrChange>
                        </w:rPr>
                        <w:delText xml:space="preserve">Asistencia a Juntas de Cronicidad, asamblea de pacientes y demás que la institución considere necesarias implementar. </w:delText>
                      </w:r>
                    </w:del>
                  </w:ins>
                </w:sdtContent>
              </w:sdt>
              <w:ins w:author="Claudia Quintero" w:id="9" w:date="2024-07-04T19:30:00Z">
                <w:del w:author="Ana Carolina Gómez García" w:id="0" w:date="2026-08-27T10:51:00Z"/>
              </w:ins>
            </w:sdtContent>
          </w:sdt>
        </w:p>
      </w:sdtContent>
    </w:sdt>
    <w:sdt>
      <w:sdtPr>
        <w:id w:val="35052309"/>
        <w:tag w:val="goog_rdk_105"/>
      </w:sdtPr>
      <w:sdtContent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numPr>
              <w:ilvl w:val="0"/>
              <w:numId w:val="2"/>
            </w:numPr>
            <w:pBdr>
              <w:top w:color="000000" w:space="0" w:sz="0" w:val="none"/>
              <w:left w:color="000000" w:space="0" w:sz="0" w:val="none"/>
              <w:bottom w:color="000000" w:space="0" w:sz="0" w:val="none"/>
              <w:right w:color="000000" w:space="0" w:sz="0" w:val="none"/>
              <w:between w:color="000000" w:space="0" w:sz="0" w:val="none"/>
            </w:pBdr>
            <w:shd w:fill="auto" w:val="clear"/>
            <w:spacing w:after="240" w:before="0" w:line="240" w:lineRule="auto"/>
            <w:ind w:left="720" w:right="0" w:hanging="360"/>
            <w:jc w:val="both"/>
            <w:rPr>
              <w:ins w:author="Claudia Quintero" w:id="9" w:date="2024-07-04T19:30:00Z"/>
              <w:del w:author="Ana Carolina Gómez García" w:id="0" w:date="2026-08-27T10:51:00Z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sdt>
            <w:sdtPr>
              <w:id w:val="304195677"/>
              <w:tag w:val="goog_rdk_102"/>
            </w:sdtPr>
            <w:sdtContent>
              <w:ins w:author="Claudia Quintero" w:id="9" w:date="2024-07-04T19:30:00Z">
                <w:sdt>
                  <w:sdtPr>
                    <w:id w:val="-1834875278"/>
                    <w:tag w:val="goog_rdk_103"/>
                  </w:sdtPr>
                  <w:sdtContent>
                    <w:del w:author="Ana Carolina Gómez García" w:id="0" w:date="2026-08-27T10:51:00Z"/>
                  </w:sdtContent>
                </w:sdt>
              </w:ins>
              <w:sdt>
                <w:sdtPr>
                  <w:id w:val="153523224"/>
                  <w:tag w:val="goog_rdk_104"/>
                </w:sdtPr>
                <w:sdtContent>
                  <w:ins w:author="Claudia Quintero" w:id="9" w:date="2024-07-04T19:30:00Z">
                    <w:del w:author="Ana Carolina Gómez García" w:id="0" w:date="2026-08-27T10:51:00Z">
                      <w:r w:rsidDel="00000000" w:rsidR="00000000" w:rsidRPr="00000000">
                        <w:rPr>
                          <w:rFonts w:ascii="Arial" w:cs="Arial" w:eastAsia="Arial" w:hAnsi="Arial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20"/>
                          <w:szCs w:val="20"/>
                          <w:u w:val="none"/>
                          <w:shd w:fill="auto" w:val="clear"/>
                          <w:vertAlign w:val="baseline"/>
                          <w:rtl w:val="0"/>
                          <w:rPrChange w:author="Claudia Quintero" w:id="12" w:date="2024-07-04T19:30:00Z">
                            <w:rPr>
                              <w:rFonts w:ascii="Calibri" w:cs="Calibri" w:eastAsia="Calibri" w:hAnsi="Calibri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  <w:color w:val="000000"/>
                              <w:sz w:val="22"/>
                              <w:szCs w:val="22"/>
                              <w:u w:val="none"/>
                              <w:shd w:fill="auto" w:val="clear"/>
                              <w:vertAlign w:val="baseline"/>
                            </w:rPr>
                          </w:rPrChange>
                        </w:rPr>
                        <w:delText xml:space="preserve">Tener siempre en cuenta las posibles vías de alta con su guía de actuación.</w:delText>
                      </w:r>
                    </w:del>
                  </w:ins>
                </w:sdtContent>
              </w:sdt>
              <w:ins w:author="Claudia Quintero" w:id="9" w:date="2024-07-04T19:30:00Z">
                <w:del w:author="Ana Carolina Gómez García" w:id="0" w:date="2026-08-27T10:51:00Z">
                  <w:r w:rsidDel="00000000" w:rsidR="00000000" w:rsidRPr="00000000">
                    <w:rPr>
                      <w:rtl w:val="0"/>
                    </w:rPr>
                  </w:r>
                </w:del>
              </w:ins>
            </w:sdtContent>
          </w:sdt>
        </w:p>
      </w:sdtContent>
    </w:sdt>
    <w:sdt>
      <w:sdtPr>
        <w:id w:val="753935395"/>
        <w:tag w:val="goog_rdk_108"/>
      </w:sdtPr>
      <w:sdtContent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numPr>
              <w:ilvl w:val="0"/>
              <w:numId w:val="2"/>
            </w:numPr>
            <w:pBdr>
              <w:top w:color="000000" w:space="0" w:sz="0" w:val="none"/>
              <w:left w:color="000000" w:space="0" w:sz="0" w:val="none"/>
              <w:bottom w:color="000000" w:space="0" w:sz="0" w:val="none"/>
              <w:right w:color="000000" w:space="0" w:sz="0" w:val="none"/>
              <w:between w:color="000000" w:space="0" w:sz="0" w:val="none"/>
            </w:pBdr>
            <w:shd w:fill="auto" w:val="clear"/>
            <w:spacing w:after="144" w:before="0" w:line="288" w:lineRule="auto"/>
            <w:ind w:left="720" w:right="0" w:hanging="360"/>
            <w:jc w:val="both"/>
            <w:rPr>
              <w:ins w:author="Claudia Quintero" w:id="9" w:date="2024-07-04T19:30:00Z"/>
              <w:del w:author="Ana Carolina Gómez García" w:id="0" w:date="2026-08-27T10:51:00Z"/>
              <w:b w:val="1"/>
              <w:bCs w:val="1"/>
              <w:i w:val="0"/>
              <w:iCs w:val="0"/>
              <w:smallCaps w:val="0"/>
              <w:strike w:val="0"/>
              <w:color w:val="38761d"/>
              <w:sz w:val="22"/>
              <w:szCs w:val="22"/>
              <w:u w:val="none"/>
              <w:shd w:fill="auto" w:val="clear"/>
              <w:vertAlign w:val="baseline"/>
            </w:rPr>
          </w:pPr>
          <w:sdt>
            <w:sdtPr>
              <w:id w:val="-1280303293"/>
              <w:tag w:val="goog_rdk_106"/>
            </w:sdtPr>
            <w:sdtContent>
              <w:ins w:author="Claudia Quintero" w:id="9" w:date="2024-07-04T19:30:00Z">
                <w:sdt>
                  <w:sdtPr>
                    <w:id w:val="695757818"/>
                    <w:tag w:val="goog_rdk_107"/>
                  </w:sdtPr>
                  <w:sdtContent>
                    <w:del w:author="Ana Carolina Gómez García" w:id="0" w:date="2026-08-27T10:51:00Z">
                      <w:r w:rsidDel="00000000" w:rsidR="00000000" w:rsidRPr="00000000">
                        <w:rPr>
                          <w:rFonts w:ascii="Calibri" w:cs="Calibri" w:eastAsia="Calibri" w:hAnsi="Calibri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22"/>
                          <w:szCs w:val="22"/>
                          <w:u w:val="none"/>
                          <w:shd w:fill="auto" w:val="clear"/>
                          <w:vertAlign w:val="baseline"/>
                          <w:rtl w:val="0"/>
                        </w:rPr>
                        <w:delText xml:space="preserve">Se deben nombrar todos los pasos de la atención, tiempos y responsables.</w:delTex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del>
                  </w:sdtContent>
                </w:sdt>
              </w:ins>
            </w:sdtContent>
          </w:sdt>
        </w:p>
      </w:sdtContent>
    </w:sdt>
    <w:sdt>
      <w:sdtPr>
        <w:id w:val="1971128752"/>
        <w:tag w:val="goog_rdk_111"/>
      </w:sdtPr>
      <w:sdtContent>
        <w:p w:rsidR="00000000" w:rsidDel="00000000" w:rsidP="00000000" w:rsidRDefault="00000000" w:rsidRPr="00000000" w14:paraId="0000001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144" w:line="288" w:lineRule="auto"/>
            <w:jc w:val="both"/>
            <w:rPr>
              <w:ins w:author="Claudia Quintero" w:id="9" w:date="2024-07-04T19:30:00Z"/>
              <w:del w:author="Ana Carolina Gómez García" w:id="0" w:date="2026-08-27T10:51:00Z"/>
            </w:rPr>
          </w:pPr>
          <w:sdt>
            <w:sdtPr>
              <w:id w:val="1878515645"/>
              <w:tag w:val="goog_rdk_109"/>
            </w:sdtPr>
            <w:sdtContent>
              <w:ins w:author="Claudia Quintero" w:id="9" w:date="2024-07-04T19:30:00Z">
                <w:sdt>
                  <w:sdtPr>
                    <w:id w:val="1895714308"/>
                    <w:tag w:val="goog_rdk_110"/>
                  </w:sdtPr>
                  <w:sdtContent>
                    <w:del w:author="Ana Carolina Gómez García" w:id="0" w:date="2026-08-27T10:51:00Z">
                      <w:r w:rsidDel="00000000" w:rsidR="00000000" w:rsidRPr="00000000">
                        <w:rPr>
                          <w:rtl w:val="0"/>
                        </w:rPr>
                      </w:r>
                    </w:del>
                  </w:sdtContent>
                </w:sdt>
              </w:ins>
            </w:sdtContent>
          </w:sdt>
        </w:p>
      </w:sdtContent>
    </w:sdt>
    <w:sdt>
      <w:sdtPr>
        <w:id w:val="838661971"/>
        <w:tag w:val="goog_rdk_115"/>
      </w:sdtPr>
      <w:sdtContent>
        <w:p w:rsidR="00000000" w:rsidDel="00000000" w:rsidP="00000000" w:rsidRDefault="00000000" w:rsidRPr="00000000" w14:paraId="0000001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144" w:line="288" w:lineRule="auto"/>
            <w:jc w:val="both"/>
            <w:rPr>
              <w:ins w:author="Claudia Quintero" w:id="9" w:date="2024-07-04T19:30:00Z"/>
              <w:del w:author="Ana Carolina Gómez García" w:id="0" w:date="2026-08-27T10:51:00Z"/>
              <w:rFonts w:ascii="Arial" w:cs="Arial" w:eastAsia="Arial" w:hAnsi="Arial"/>
              <w:sz w:val="20"/>
              <w:szCs w:val="20"/>
              <w:rPrChange w:author="Claudia Quintero" w:id="29" w:date="2024-07-04T19:32:00Z">
                <w:rPr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</w:rPrChange>
            </w:rPr>
            <w:pPrChange w:author="Claudia Quintero" w:id="0" w:date="2024-07-04T19:32:00Z">
              <w:pPr>
                <w:keepNext w:val="0"/>
                <w:keepLines w:val="0"/>
                <w:pageBreakBefore w:val="0"/>
                <w:widowControl w:val="1"/>
                <w:numPr>
                  <w:ilvl w:val="0"/>
                  <w:numId w:val="2"/>
                </w:num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144" w:before="0" w:line="288" w:lineRule="auto"/>
                <w:ind w:left="720" w:right="0" w:hanging="360"/>
                <w:jc w:val="both"/>
              </w:pPr>
            </w:pPrChange>
          </w:pPr>
          <w:sdt>
            <w:sdtPr>
              <w:id w:val="-1100199321"/>
              <w:tag w:val="goog_rdk_112"/>
            </w:sdtPr>
            <w:sdtContent>
              <w:ins w:author="Claudia Quintero" w:id="9" w:date="2024-07-04T19:30:00Z">
                <w:sdt>
                  <w:sdtPr>
                    <w:id w:val="-875077249"/>
                    <w:tag w:val="goog_rdk_113"/>
                  </w:sdtPr>
                  <w:sdtContent>
                    <w:del w:author="Ana Carolina Gómez García" w:id="0" w:date="2026-08-27T10:51:00Z"/>
                  </w:sdtContent>
                </w:sdt>
              </w:ins>
              <w:sdt>
                <w:sdtPr>
                  <w:id w:val="611912801"/>
                  <w:tag w:val="goog_rdk_114"/>
                </w:sdtPr>
                <w:sdtContent>
                  <w:ins w:author="Claudia Quintero" w:id="9" w:date="2024-07-04T19:30:00Z">
                    <w:del w:author="Ana Carolina Gómez García" w:id="0" w:date="2026-08-27T10:51:00Z">
                      <w:r w:rsidDel="00000000" w:rsidR="00000000" w:rsidRPr="00000000">
                        <w:rPr>
                          <w:rFonts w:ascii="Arial" w:cs="Arial" w:eastAsia="Arial" w:hAnsi="Arial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20"/>
                          <w:szCs w:val="20"/>
                          <w:u w:val="none"/>
                          <w:shd w:fill="auto" w:val="clear"/>
                          <w:vertAlign w:val="baseline"/>
                          <w:rtl w:val="0"/>
                          <w:rPrChange w:author="Claudia Quintero" w:id="28" w:date="2024-07-04T19:33:00Z">
                            <w:rPr>
                              <w:rFonts w:ascii="Calibri" w:cs="Calibri" w:eastAsia="Calibri" w:hAnsi="Calibri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  <w:color w:val="000000"/>
                              <w:sz w:val="22"/>
                              <w:szCs w:val="22"/>
                              <w:u w:val="none"/>
                              <w:shd w:fill="auto" w:val="clear"/>
                              <w:vertAlign w:val="baseline"/>
                            </w:rPr>
                          </w:rPrChange>
                        </w:rPr>
                        <w:delText xml:space="preserve">Todo esto debe ir ajustado según la realidad de cada prestador. </w:delText>
                      </w:r>
                    </w:del>
                  </w:ins>
                </w:sdtContent>
              </w:sdt>
              <w:ins w:author="Claudia Quintero" w:id="9" w:date="2024-07-04T19:30:00Z">
                <w:del w:author="Ana Carolina Gómez García" w:id="0" w:date="2026-08-27T10:51:00Z"/>
              </w:ins>
            </w:sdtContent>
          </w:sdt>
        </w:p>
      </w:sdtContent>
    </w:sdt>
    <w:sdt>
      <w:sdtPr>
        <w:id w:val="884901092"/>
        <w:tag w:val="goog_rdk_119"/>
      </w:sdtPr>
      <w:sdtContent>
        <w:p w:rsidR="00000000" w:rsidDel="00000000" w:rsidP="00000000" w:rsidRDefault="00000000" w:rsidRPr="00000000" w14:paraId="0000001B">
          <w:pPr>
            <w:spacing w:after="240" w:lineRule="auto"/>
            <w:jc w:val="both"/>
            <w:rPr>
              <w:del w:author="Ana Carolina Gómez García" w:id="0" w:date="2026-08-27T10:51:00Z"/>
              <w:rFonts w:ascii="Arial" w:cs="Arial" w:eastAsia="Arial" w:hAnsi="Arial"/>
              <w:sz w:val="20"/>
              <w:szCs w:val="20"/>
              <w:rPrChange w:author="Claudia Quintero" w:id="28" w:date="2024-07-04T19:33:00Z">
                <w:rPr/>
              </w:rPrChange>
            </w:rPr>
          </w:pPr>
          <w:sdt>
            <w:sdtPr>
              <w:id w:val="-420162048"/>
              <w:tag w:val="goog_rdk_117"/>
            </w:sdtPr>
            <w:sdtContent>
              <w:del w:author="Ana Carolina Gómez García" w:id="0" w:date="2026-08-27T10:51:00Z"/>
              <w:sdt>
                <w:sdtPr>
                  <w:id w:val="-97275011"/>
                  <w:tag w:val="goog_rdk_118"/>
                </w:sdtPr>
                <w:sdtContent>
                  <w:del w:author="Ana Carolina Gómez García" w:id="0" w:date="2026-08-27T10:51:00Z"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  <w:rPrChange w:author="Claudia Quintero" w:id="28" w:date="2024-07-04T19:33:00Z">
                          <w:rPr/>
                        </w:rPrChange>
                      </w:rPr>
                      <w:delText xml:space="preserve">Puntos a desarrollar</w:delText>
                    </w:r>
                  </w:del>
                </w:sdtContent>
              </w:sdt>
              <w:del w:author="Ana Carolina Gómez García" w:id="0" w:date="2026-08-27T10:51:00Z"/>
            </w:sdtContent>
          </w:sdt>
        </w:p>
      </w:sdtContent>
    </w:sdt>
    <w:sdt>
      <w:sdtPr>
        <w:id w:val="-400726032"/>
        <w:tag w:val="goog_rdk_121"/>
      </w:sdtPr>
      <w:sdtContent>
        <w:p w:rsidR="00000000" w:rsidDel="00000000" w:rsidP="00000000" w:rsidRDefault="00000000" w:rsidRPr="00000000" w14:paraId="0000001C">
          <w:pPr>
            <w:rPr>
              <w:del w:author="Ana Carolina Gómez García" w:id="0" w:date="2026-08-27T10:51:00Z"/>
              <w:rPrChange w:author="Claudia Quintero" w:id="30" w:date="2024-07-04T19:32:00Z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</w:rPrChange>
            </w:rPr>
            <w:pPrChange w:author="Claudia Quintero" w:id="0" w:date="2024-07-04T19:32:00Z">
              <w:pPr>
                <w:keepNext w:val="0"/>
                <w:keepLines w:val="0"/>
                <w:pageBreakBefore w:val="0"/>
                <w:widowControl w:val="1"/>
                <w:numPr>
                  <w:ilvl w:val="0"/>
                  <w:numId w:val="1"/>
                </w:numPr>
                <w:pBdr>
                  <w:top w:color="000000" w:space="0" w:sz="0" w:val="none"/>
                  <w:left w:color="000000" w:space="0" w:sz="0" w:val="none"/>
                  <w:bottom w:color="000000" w:space="0" w:sz="0" w:val="none"/>
                  <w:right w:color="000000" w:space="0" w:sz="0" w:val="none"/>
                  <w:between w:color="000000" w:space="0" w:sz="0" w:val="none"/>
                </w:pBdr>
                <w:shd w:fill="auto" w:val="clear"/>
                <w:spacing w:after="240" w:before="0" w:line="240" w:lineRule="auto"/>
                <w:ind w:left="284" w:right="0" w:hanging="284"/>
                <w:jc w:val="both"/>
              </w:pPr>
            </w:pPrChange>
          </w:pPr>
          <w:sdt>
            <w:sdtPr>
              <w:id w:val="2004522226"/>
              <w:tag w:val="goog_rdk_120"/>
            </w:sdtPr>
            <w:sdtContent>
              <w:del w:author="Ana Carolina Gómez García" w:id="0" w:date="2026-08-27T10:51:00Z">
                <w:r w:rsidDel="00000000" w:rsidR="00000000" w:rsidRPr="00000000"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delText xml:space="preserve">Vías de ingreso al Programa. Selección de pacientes para valorar</w:delText>
                </w:r>
              </w:del>
            </w:sdtContent>
          </w:sdt>
        </w:p>
      </w:sdtContent>
    </w:sdt>
    <w:sdt>
      <w:sdtPr>
        <w:id w:val="-1111260865"/>
        <w:tag w:val="goog_rdk_123"/>
      </w:sdtPr>
      <w:sdtContent>
        <w:p w:rsidR="00000000" w:rsidDel="00000000" w:rsidP="00000000" w:rsidRDefault="00000000" w:rsidRPr="00000000" w14:paraId="0000001D">
          <w:pPr>
            <w:rPr>
              <w:del w:author="Ana Carolina Gómez García" w:id="0" w:date="2026-08-27T10:51:00Z"/>
              <w:rPrChange w:author="Claudia Quintero" w:id="31" w:date="2024-07-04T19:32:00Z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</w:rPrChange>
            </w:rPr>
            <w:pPrChange w:author="Claudia Quintero" w:id="0" w:date="2024-07-04T19:32:00Z">
              <w:pPr>
                <w:keepNext w:val="0"/>
                <w:keepLines w:val="0"/>
                <w:pageBreakBefore w:val="0"/>
                <w:widowControl w:val="1"/>
                <w:numPr>
                  <w:ilvl w:val="0"/>
                  <w:numId w:val="1"/>
                </w:numPr>
                <w:pBdr>
                  <w:top w:color="000000" w:space="0" w:sz="0" w:val="none"/>
                  <w:left w:color="000000" w:space="0" w:sz="0" w:val="none"/>
                  <w:bottom w:color="000000" w:space="0" w:sz="0" w:val="none"/>
                  <w:right w:color="000000" w:space="0" w:sz="0" w:val="none"/>
                  <w:between w:color="000000" w:space="0" w:sz="0" w:val="none"/>
                </w:pBdr>
                <w:shd w:fill="auto" w:val="clear"/>
                <w:spacing w:after="240" w:before="0" w:line="240" w:lineRule="auto"/>
                <w:ind w:left="284" w:right="0" w:hanging="284"/>
                <w:jc w:val="both"/>
              </w:pPr>
            </w:pPrChange>
          </w:pPr>
          <w:sdt>
            <w:sdtPr>
              <w:id w:val="474502425"/>
              <w:tag w:val="goog_rdk_122"/>
            </w:sdtPr>
            <w:sdtContent>
              <w:del w:author="Ana Carolina Gómez García" w:id="0" w:date="2026-08-27T10:51:00Z">
                <w:r w:rsidDel="00000000" w:rsidR="00000000" w:rsidRPr="00000000"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delText xml:space="preserve">Contacto con el paciente y validación de criterios de ingreso a programa. Valoración multidimensional.</w:delText>
                </w:r>
              </w:del>
            </w:sdtContent>
          </w:sdt>
        </w:p>
      </w:sdtContent>
    </w:sdt>
    <w:sdt>
      <w:sdtPr>
        <w:id w:val="-2120634674"/>
        <w:tag w:val="goog_rdk_125"/>
      </w:sdtPr>
      <w:sdtContent>
        <w:p w:rsidR="00000000" w:rsidDel="00000000" w:rsidP="00000000" w:rsidRDefault="00000000" w:rsidRPr="00000000" w14:paraId="0000001E">
          <w:pPr>
            <w:rPr>
              <w:del w:author="Ana Carolina Gómez García" w:id="0" w:date="2026-08-27T10:51:00Z"/>
              <w:rPrChange w:author="Claudia Quintero" w:id="32" w:date="2024-07-04T19:32:00Z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</w:rPrChange>
            </w:rPr>
            <w:pPrChange w:author="Claudia Quintero" w:id="0" w:date="2024-07-04T19:32:00Z">
              <w:pPr>
                <w:keepNext w:val="0"/>
                <w:keepLines w:val="0"/>
                <w:pageBreakBefore w:val="0"/>
                <w:widowControl w:val="1"/>
                <w:numPr>
                  <w:ilvl w:val="0"/>
                  <w:numId w:val="1"/>
                </w:numPr>
                <w:pBdr>
                  <w:top w:color="000000" w:space="0" w:sz="0" w:val="none"/>
                  <w:left w:color="000000" w:space="0" w:sz="0" w:val="none"/>
                  <w:bottom w:color="000000" w:space="0" w:sz="0" w:val="none"/>
                  <w:right w:color="000000" w:space="0" w:sz="0" w:val="none"/>
                  <w:between w:color="000000" w:space="0" w:sz="0" w:val="none"/>
                </w:pBdr>
                <w:shd w:fill="auto" w:val="clear"/>
                <w:spacing w:after="240" w:before="0" w:line="240" w:lineRule="auto"/>
                <w:ind w:left="284" w:right="0" w:hanging="284"/>
                <w:jc w:val="both"/>
              </w:pPr>
            </w:pPrChange>
          </w:pPr>
          <w:sdt>
            <w:sdtPr>
              <w:id w:val="1321889655"/>
              <w:tag w:val="goog_rdk_124"/>
            </w:sdtPr>
            <w:sdtContent>
              <w:del w:author="Ana Carolina Gómez García" w:id="0" w:date="2026-08-27T10:51:00Z">
                <w:r w:rsidDel="00000000" w:rsidR="00000000" w:rsidRPr="00000000"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delText xml:space="preserve">Ingreso de pacientes. Nivel de complejidad y lugar de atención.</w:delText>
                </w:r>
              </w:del>
            </w:sdtContent>
          </w:sdt>
        </w:p>
      </w:sdtContent>
    </w:sdt>
    <w:sdt>
      <w:sdtPr>
        <w:id w:val="-1202632268"/>
        <w:tag w:val="goog_rdk_127"/>
      </w:sdtPr>
      <w:sdtContent>
        <w:p w:rsidR="00000000" w:rsidDel="00000000" w:rsidP="00000000" w:rsidRDefault="00000000" w:rsidRPr="00000000" w14:paraId="0000001F">
          <w:pPr>
            <w:rPr>
              <w:del w:author="Ana Carolina Gómez García" w:id="0" w:date="2026-08-27T10:51:00Z"/>
              <w:rPrChange w:author="Claudia Quintero" w:id="33" w:date="2024-07-04T19:32:00Z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</w:rPrChange>
            </w:rPr>
            <w:pPrChange w:author="Claudia Quintero" w:id="0" w:date="2024-07-04T19:32:00Z">
              <w:pPr>
                <w:keepNext w:val="0"/>
                <w:keepLines w:val="0"/>
                <w:pageBreakBefore w:val="0"/>
                <w:widowControl w:val="1"/>
                <w:numPr>
                  <w:ilvl w:val="0"/>
                  <w:numId w:val="1"/>
                </w:numPr>
                <w:pBdr>
                  <w:top w:color="000000" w:space="0" w:sz="0" w:val="none"/>
                  <w:left w:color="000000" w:space="0" w:sz="0" w:val="none"/>
                  <w:bottom w:color="000000" w:space="0" w:sz="0" w:val="none"/>
                  <w:right w:color="000000" w:space="0" w:sz="0" w:val="none"/>
                  <w:between w:color="000000" w:space="0" w:sz="0" w:val="none"/>
                </w:pBdr>
                <w:shd w:fill="auto" w:val="clear"/>
                <w:spacing w:after="240" w:before="0" w:line="240" w:lineRule="auto"/>
                <w:ind w:left="426" w:right="0" w:hanging="426"/>
                <w:jc w:val="both"/>
              </w:pPr>
            </w:pPrChange>
          </w:pPr>
          <w:sdt>
            <w:sdtPr>
              <w:id w:val="856464222"/>
              <w:tag w:val="goog_rdk_126"/>
            </w:sdtPr>
            <w:sdtContent>
              <w:del w:author="Ana Carolina Gómez García" w:id="0" w:date="2026-08-27T10:51:00Z">
                <w:r w:rsidDel="00000000" w:rsidR="00000000" w:rsidRPr="00000000"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delText xml:space="preserve">Valoración inicial integral y elaboración del plan de acción individualizado</w:delText>
                </w:r>
              </w:del>
            </w:sdtContent>
          </w:sdt>
        </w:p>
      </w:sdtContent>
    </w:sdt>
    <w:sdt>
      <w:sdtPr>
        <w:id w:val="1629862788"/>
        <w:tag w:val="goog_rdk_129"/>
      </w:sdtPr>
      <w:sdtContent>
        <w:p w:rsidR="00000000" w:rsidDel="00000000" w:rsidP="00000000" w:rsidRDefault="00000000" w:rsidRPr="00000000" w14:paraId="00000020">
          <w:pPr>
            <w:rPr>
              <w:del w:author="Ana Carolina Gómez García" w:id="0" w:date="2026-08-27T10:51:00Z"/>
              <w:rPrChange w:author="Claudia Quintero" w:id="34" w:date="2024-07-04T19:32:00Z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</w:rPrChange>
            </w:rPr>
            <w:pPrChange w:author="Claudia Quintero" w:id="0" w:date="2024-07-04T19:32:00Z">
              <w:pPr>
                <w:keepNext w:val="0"/>
                <w:keepLines w:val="0"/>
                <w:pageBreakBefore w:val="0"/>
                <w:widowControl w:val="1"/>
                <w:numPr>
                  <w:ilvl w:val="0"/>
                  <w:numId w:val="1"/>
                </w:numPr>
                <w:pBdr>
                  <w:top w:color="000000" w:space="0" w:sz="0" w:val="none"/>
                  <w:left w:color="000000" w:space="0" w:sz="0" w:val="none"/>
                  <w:bottom w:color="000000" w:space="0" w:sz="0" w:val="none"/>
                  <w:right w:color="000000" w:space="0" w:sz="0" w:val="none"/>
                  <w:between w:color="000000" w:space="0" w:sz="0" w:val="none"/>
                </w:pBdr>
                <w:shd w:fill="auto" w:val="clear"/>
                <w:spacing w:after="240" w:before="0" w:line="240" w:lineRule="auto"/>
                <w:ind w:left="426" w:right="0" w:hanging="426"/>
                <w:jc w:val="both"/>
              </w:pPr>
            </w:pPrChange>
          </w:pPr>
          <w:sdt>
            <w:sdtPr>
              <w:id w:val="-437706302"/>
              <w:tag w:val="goog_rdk_128"/>
            </w:sdtPr>
            <w:sdtContent>
              <w:del w:author="Ana Carolina Gómez García" w:id="0" w:date="2026-08-27T10:51:00Z">
                <w:r w:rsidDel="00000000" w:rsidR="00000000" w:rsidRPr="00000000"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delText xml:space="preserve">Seguimientos del paciente y su familia</w:delText>
                </w:r>
              </w:del>
            </w:sdtContent>
          </w:sdt>
        </w:p>
      </w:sdtContent>
    </w:sdt>
    <w:sdt>
      <w:sdtPr>
        <w:id w:val="-1738594460"/>
        <w:tag w:val="goog_rdk_131"/>
      </w:sdtPr>
      <w:sdtContent>
        <w:p w:rsidR="00000000" w:rsidDel="00000000" w:rsidP="00000000" w:rsidRDefault="00000000" w:rsidRPr="00000000" w14:paraId="00000021">
          <w:pPr>
            <w:rPr>
              <w:del w:author="Ana Carolina Gómez García" w:id="0" w:date="2026-08-27T10:51:00Z"/>
              <w:rPrChange w:author="Claudia Quintero" w:id="35" w:date="2024-07-04T19:32:00Z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</w:rPrChange>
            </w:rPr>
            <w:pPrChange w:author="Claudia Quintero" w:id="0" w:date="2024-07-04T19:32:00Z">
              <w:pPr>
                <w:keepNext w:val="0"/>
                <w:keepLines w:val="0"/>
                <w:pageBreakBefore w:val="0"/>
                <w:widowControl w:val="1"/>
                <w:numPr>
                  <w:ilvl w:val="1"/>
                  <w:numId w:val="1"/>
                </w:numPr>
                <w:pBdr>
                  <w:top w:color="000000" w:space="0" w:sz="0" w:val="none"/>
                  <w:left w:color="000000" w:space="0" w:sz="0" w:val="none"/>
                  <w:bottom w:color="000000" w:space="0" w:sz="0" w:val="none"/>
                  <w:right w:color="000000" w:space="0" w:sz="0" w:val="none"/>
                  <w:between w:color="000000" w:space="0" w:sz="0" w:val="none"/>
                </w:pBdr>
                <w:shd w:fill="auto" w:val="clear"/>
                <w:spacing w:after="240" w:before="0" w:line="240" w:lineRule="auto"/>
                <w:ind w:left="1440" w:right="0" w:hanging="360"/>
                <w:jc w:val="both"/>
              </w:pPr>
            </w:pPrChange>
          </w:pPr>
          <w:sdt>
            <w:sdtPr>
              <w:id w:val="-1295142795"/>
              <w:tag w:val="goog_rdk_130"/>
            </w:sdtPr>
            <w:sdtContent>
              <w:del w:author="Ana Carolina Gómez García" w:id="0" w:date="2026-08-27T10:51:00Z">
                <w:r w:rsidDel="00000000" w:rsidR="00000000" w:rsidRPr="00000000"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delText xml:space="preserve">Presenciales</w:delText>
                </w:r>
              </w:del>
            </w:sdtContent>
          </w:sdt>
        </w:p>
      </w:sdtContent>
    </w:sdt>
    <w:sdt>
      <w:sdtPr>
        <w:id w:val="-1906882833"/>
        <w:tag w:val="goog_rdk_133"/>
      </w:sdtPr>
      <w:sdtContent>
        <w:p w:rsidR="00000000" w:rsidDel="00000000" w:rsidP="00000000" w:rsidRDefault="00000000" w:rsidRPr="00000000" w14:paraId="00000022">
          <w:pPr>
            <w:rPr>
              <w:del w:author="Ana Carolina Gómez García" w:id="0" w:date="2026-08-27T10:51:00Z"/>
              <w:rPrChange w:author="Claudia Quintero" w:id="36" w:date="2024-07-04T19:32:00Z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</w:rPrChange>
            </w:rPr>
            <w:pPrChange w:author="Claudia Quintero" w:id="0" w:date="2024-07-04T19:32:00Z">
              <w:pPr>
                <w:keepNext w:val="0"/>
                <w:keepLines w:val="0"/>
                <w:pageBreakBefore w:val="0"/>
                <w:widowControl w:val="1"/>
                <w:numPr>
                  <w:ilvl w:val="1"/>
                  <w:numId w:val="1"/>
                </w:numPr>
                <w:pBdr>
                  <w:top w:color="000000" w:space="0" w:sz="0" w:val="none"/>
                  <w:left w:color="000000" w:space="0" w:sz="0" w:val="none"/>
                  <w:bottom w:color="000000" w:space="0" w:sz="0" w:val="none"/>
                  <w:right w:color="000000" w:space="0" w:sz="0" w:val="none"/>
                  <w:between w:color="000000" w:space="0" w:sz="0" w:val="none"/>
                </w:pBdr>
                <w:shd w:fill="auto" w:val="clear"/>
                <w:spacing w:after="240" w:before="0" w:line="240" w:lineRule="auto"/>
                <w:ind w:left="1440" w:right="0" w:hanging="360"/>
                <w:jc w:val="both"/>
              </w:pPr>
            </w:pPrChange>
          </w:pPr>
          <w:sdt>
            <w:sdtPr>
              <w:id w:val="-1213216343"/>
              <w:tag w:val="goog_rdk_132"/>
            </w:sdtPr>
            <w:sdtContent>
              <w:del w:author="Ana Carolina Gómez García" w:id="0" w:date="2026-08-27T10:51:00Z">
                <w:r w:rsidDel="00000000" w:rsidR="00000000" w:rsidRPr="00000000"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delText xml:space="preserve">Telefónicos</w:delText>
                </w:r>
              </w:del>
            </w:sdtContent>
          </w:sdt>
        </w:p>
      </w:sdtContent>
    </w:sdt>
    <w:sdt>
      <w:sdtPr>
        <w:id w:val="413871293"/>
        <w:tag w:val="goog_rdk_135"/>
      </w:sdtPr>
      <w:sdtContent>
        <w:p w:rsidR="00000000" w:rsidDel="00000000" w:rsidP="00000000" w:rsidRDefault="00000000" w:rsidRPr="00000000" w14:paraId="00000023">
          <w:pPr>
            <w:rPr>
              <w:del w:author="Ana Carolina Gómez García" w:id="0" w:date="2026-08-27T10:51:00Z"/>
              <w:rPrChange w:author="Claudia Quintero" w:id="37" w:date="2024-07-04T19:32:00Z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</w:rPrChange>
            </w:rPr>
            <w:pPrChange w:author="Claudia Quintero" w:id="0" w:date="2024-07-04T19:32:00Z">
              <w:pPr>
                <w:keepNext w:val="0"/>
                <w:keepLines w:val="0"/>
                <w:pageBreakBefore w:val="0"/>
                <w:widowControl w:val="1"/>
                <w:numPr>
                  <w:ilvl w:val="1"/>
                  <w:numId w:val="1"/>
                </w:numPr>
                <w:pBdr>
                  <w:top w:color="000000" w:space="0" w:sz="0" w:val="none"/>
                  <w:left w:color="000000" w:space="0" w:sz="0" w:val="none"/>
                  <w:bottom w:color="000000" w:space="0" w:sz="0" w:val="none"/>
                  <w:right w:color="000000" w:space="0" w:sz="0" w:val="none"/>
                  <w:between w:color="000000" w:space="0" w:sz="0" w:val="none"/>
                </w:pBdr>
                <w:shd w:fill="auto" w:val="clear"/>
                <w:spacing w:after="240" w:before="0" w:line="240" w:lineRule="auto"/>
                <w:ind w:left="1440" w:right="0" w:hanging="360"/>
                <w:jc w:val="both"/>
              </w:pPr>
            </w:pPrChange>
          </w:pPr>
          <w:sdt>
            <w:sdtPr>
              <w:id w:val="1509548936"/>
              <w:tag w:val="goog_rdk_134"/>
            </w:sdtPr>
            <w:sdtContent>
              <w:del w:author="Ana Carolina Gómez García" w:id="0" w:date="2026-08-27T10:51:00Z">
                <w:r w:rsidDel="00000000" w:rsidR="00000000" w:rsidRPr="00000000"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delText xml:space="preserve">Juntas de cronicidad</w:delText>
                </w:r>
              </w:del>
            </w:sdtContent>
          </w:sdt>
        </w:p>
      </w:sdtContent>
    </w:sdt>
    <w:sdt>
      <w:sdtPr>
        <w:id w:val="-196343689"/>
        <w:tag w:val="goog_rdk_137"/>
      </w:sdtPr>
      <w:sdtContent>
        <w:p w:rsidR="00000000" w:rsidDel="00000000" w:rsidP="00000000" w:rsidRDefault="00000000" w:rsidRPr="00000000" w14:paraId="00000024">
          <w:pPr>
            <w:rPr>
              <w:del w:author="Ana Carolina Gómez García" w:id="0" w:date="2026-08-27T10:51:00Z"/>
              <w:rPrChange w:author="Claudia Quintero" w:id="38" w:date="2024-07-04T19:32:00Z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</w:rPrChange>
            </w:rPr>
            <w:pPrChange w:author="Claudia Quintero" w:id="0" w:date="2024-07-04T19:32:00Z">
              <w:pPr>
                <w:keepNext w:val="0"/>
                <w:keepLines w:val="0"/>
                <w:pageBreakBefore w:val="0"/>
                <w:widowControl w:val="1"/>
                <w:numPr>
                  <w:ilvl w:val="0"/>
                  <w:numId w:val="1"/>
                </w:numPr>
                <w:pBdr>
                  <w:top w:color="000000" w:space="0" w:sz="0" w:val="none"/>
                  <w:left w:color="000000" w:space="0" w:sz="0" w:val="none"/>
                  <w:bottom w:color="000000" w:space="0" w:sz="0" w:val="none"/>
                  <w:right w:color="000000" w:space="0" w:sz="0" w:val="none"/>
                  <w:between w:color="000000" w:space="0" w:sz="0" w:val="none"/>
                </w:pBdr>
                <w:shd w:fill="auto" w:val="clear"/>
                <w:spacing w:after="240" w:before="0" w:line="240" w:lineRule="auto"/>
                <w:ind w:left="426" w:right="0" w:hanging="426"/>
                <w:jc w:val="both"/>
              </w:pPr>
            </w:pPrChange>
          </w:pPr>
          <w:sdt>
            <w:sdtPr>
              <w:id w:val="1057121580"/>
              <w:tag w:val="goog_rdk_136"/>
            </w:sdtPr>
            <w:sdtContent>
              <w:del w:author="Ana Carolina Gómez García" w:id="0" w:date="2026-08-27T10:51:00Z">
                <w:r w:rsidDel="00000000" w:rsidR="00000000" w:rsidRPr="00000000"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delText xml:space="preserve">Descompensaciones y derivaciones. Tiempos. Información. Revalorización tras estabilización</w:delText>
                </w:r>
              </w:del>
            </w:sdtContent>
          </w:sdt>
        </w:p>
      </w:sdtContent>
    </w:sdt>
    <w:sdt>
      <w:sdtPr>
        <w:id w:val="-1022974091"/>
        <w:tag w:val="goog_rdk_139"/>
      </w:sdtPr>
      <w:sdtContent>
        <w:p w:rsidR="00000000" w:rsidDel="00000000" w:rsidP="00000000" w:rsidRDefault="00000000" w:rsidRPr="00000000" w14:paraId="00000025">
          <w:pPr>
            <w:rPr>
              <w:del w:author="Ana Carolina Gómez García" w:id="0" w:date="2026-08-27T10:51:00Z"/>
              <w:rPrChange w:author="Claudia Quintero" w:id="39" w:date="2024-07-04T19:32:00Z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</w:rPrChange>
            </w:rPr>
            <w:pPrChange w:author="Claudia Quintero" w:id="0" w:date="2024-07-04T19:32:00Z">
              <w:pPr>
                <w:keepNext w:val="0"/>
                <w:keepLines w:val="0"/>
                <w:pageBreakBefore w:val="0"/>
                <w:widowControl w:val="1"/>
                <w:numPr>
                  <w:ilvl w:val="0"/>
                  <w:numId w:val="1"/>
                </w:numPr>
                <w:pBdr>
                  <w:top w:color="000000" w:space="0" w:sz="0" w:val="none"/>
                  <w:left w:color="000000" w:space="0" w:sz="0" w:val="none"/>
                  <w:bottom w:color="000000" w:space="0" w:sz="0" w:val="none"/>
                  <w:right w:color="000000" w:space="0" w:sz="0" w:val="none"/>
                  <w:between w:color="000000" w:space="0" w:sz="0" w:val="none"/>
                </w:pBdr>
                <w:shd w:fill="auto" w:val="clear"/>
                <w:spacing w:after="240" w:before="0" w:line="240" w:lineRule="auto"/>
                <w:ind w:left="426" w:right="0" w:hanging="426"/>
                <w:jc w:val="both"/>
              </w:pPr>
            </w:pPrChange>
          </w:pPr>
          <w:sdt>
            <w:sdtPr>
              <w:id w:val="-643893569"/>
              <w:tag w:val="goog_rdk_138"/>
            </w:sdtPr>
            <w:sdtContent>
              <w:del w:author="Ana Carolina Gómez García" w:id="0" w:date="2026-08-27T10:51:00Z">
                <w:r w:rsidDel="00000000" w:rsidR="00000000" w:rsidRPr="00000000"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delText xml:space="preserve">Alta del paciente</w:delText>
                </w:r>
              </w:del>
            </w:sdtContent>
          </w:sdt>
        </w:p>
      </w:sdtContent>
    </w:sdt>
    <w:sdt>
      <w:sdtPr>
        <w:id w:val="-2044950020"/>
        <w:tag w:val="goog_rdk_141"/>
      </w:sdtPr>
      <w:sdtContent>
        <w:p w:rsidR="00000000" w:rsidDel="00000000" w:rsidP="00000000" w:rsidRDefault="00000000" w:rsidRPr="00000000" w14:paraId="00000026">
          <w:pPr>
            <w:rPr>
              <w:del w:author="Ana Carolina Gómez García" w:id="0" w:date="2026-08-27T10:51:00Z"/>
              <w:rPrChange w:author="Claudia Quintero" w:id="40" w:date="2024-07-04T19:32:00Z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</w:rPrChange>
            </w:rPr>
            <w:pPrChange w:author="Claudia Quintero" w:id="0" w:date="2024-07-04T19:32:00Z">
              <w:pPr>
                <w:keepNext w:val="0"/>
                <w:keepLines w:val="0"/>
                <w:pageBreakBefore w:val="0"/>
                <w:widowControl w:val="1"/>
                <w:pBdr>
                  <w:top w:color="000000" w:space="0" w:sz="0" w:val="none"/>
                  <w:left w:color="000000" w:space="0" w:sz="0" w:val="none"/>
                  <w:bottom w:color="000000" w:space="0" w:sz="0" w:val="none"/>
                  <w:right w:color="000000" w:space="0" w:sz="0" w:val="none"/>
                  <w:between w:color="000000" w:space="0" w:sz="0" w:val="none"/>
                </w:pBdr>
                <w:shd w:fill="auto" w:val="clear"/>
                <w:spacing w:after="240" w:before="0" w:line="240" w:lineRule="auto"/>
                <w:ind w:left="426" w:right="0" w:firstLine="0"/>
                <w:jc w:val="both"/>
              </w:pPr>
            </w:pPrChange>
          </w:pPr>
          <w:sdt>
            <w:sdtPr>
              <w:id w:val="923248495"/>
              <w:tag w:val="goog_rdk_140"/>
            </w:sdtPr>
            <w:sdtContent>
              <w:del w:author="Ana Carolina Gómez García" w:id="0" w:date="2026-08-27T10:51:00Z">
                <w:r w:rsidDel="00000000" w:rsidR="00000000" w:rsidRPr="00000000">
                  <w:rPr>
                    <w:rtl w:val="0"/>
                  </w:rPr>
                </w:r>
              </w:del>
            </w:sdtContent>
          </w:sdt>
        </w:p>
      </w:sdtContent>
    </w:sdt>
    <w:sdt>
      <w:sdtPr>
        <w:id w:val="-224527490"/>
        <w:tag w:val="goog_rdk_146"/>
      </w:sdtPr>
      <w:sdtContent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color="000000" w:space="0" w:sz="0" w:val="none"/>
              <w:left w:color="000000" w:space="0" w:sz="0" w:val="none"/>
              <w:bottom w:color="000000" w:space="0" w:sz="0" w:val="none"/>
              <w:right w:color="000000" w:space="0" w:sz="0" w:val="none"/>
              <w:between w:color="000000" w:space="0" w:sz="0" w:val="none"/>
            </w:pBdr>
            <w:shd w:fill="auto" w:val="clear"/>
            <w:spacing w:after="240" w:before="0" w:line="240" w:lineRule="auto"/>
            <w:ind w:left="426" w:right="0" w:firstLine="0"/>
            <w:jc w:val="left"/>
            <w:rPr>
              <w:del w:author="Ana Carolina Gómez García" w:id="0" w:date="2026-08-27T10:51:00Z"/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sdt>
            <w:sdtPr>
              <w:id w:val="-1120913449"/>
              <w:tag w:val="goog_rdk_142"/>
            </w:sdtPr>
            <w:sdtContent>
              <w:del w:author="Ana Carolina Gómez García" w:id="0" w:date="2026-08-27T10:51:00Z"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delText xml:space="preserve">A continuación del proceso descrito en texto, dibujar el flujograma de la ruta esquematizando visualmente los pasos</w:delText>
                </w:r>
              </w:del>
            </w:sdtContent>
          </w:sdt>
          <w:sdt>
            <w:sdtPr>
              <w:id w:val="380778986"/>
              <w:tag w:val="goog_rdk_143"/>
            </w:sdtPr>
            <w:sdtContent>
              <w:ins w:author="Claudia Quintero" w:id="41" w:date="2024-07-03T14:13:00Z">
                <w:sdt>
                  <w:sdtPr>
                    <w:id w:val="913130813"/>
                    <w:tag w:val="goog_rdk_144"/>
                  </w:sdtPr>
                  <w:sdtContent>
                    <w:del w:author="Ana Carolina Gómez García" w:id="0" w:date="2026-08-27T10:51:00Z">
                      <w:r w:rsidDel="00000000" w:rsidR="00000000" w:rsidRPr="00000000">
                        <w:rPr>
                          <w:rFonts w:ascii="Arial" w:cs="Arial" w:eastAsia="Arial" w:hAnsi="Arial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20"/>
                          <w:szCs w:val="20"/>
                          <w:u w:val="none"/>
                          <w:shd w:fill="auto" w:val="clear"/>
                          <w:vertAlign w:val="baseline"/>
                          <w:rtl w:val="0"/>
                        </w:rPr>
                        <w:delText xml:space="preserve">. Se comparte un ejemplo.</w:delText>
                      </w:r>
                    </w:del>
                  </w:sdtContent>
                </w:sdt>
              </w:ins>
            </w:sdtContent>
          </w:sdt>
          <w:sdt>
            <w:sdtPr>
              <w:id w:val="-157021738"/>
              <w:tag w:val="goog_rdk_145"/>
            </w:sdtPr>
            <w:sdtContent>
              <w:del w:author="Ana Carolina Gómez García" w:id="0" w:date="2026-08-27T10:51:00Z">
                <w:r w:rsidDel="00000000" w:rsidR="00000000" w:rsidRPr="00000000">
                  <w:rPr>
                    <w:rtl w:val="0"/>
                  </w:rPr>
                </w:r>
              </w:del>
            </w:sdtContent>
          </w:sdt>
        </w:p>
      </w:sdtContent>
    </w:sdt>
    <w:sdt>
      <w:sdtPr>
        <w:id w:val="1392319516"/>
        <w:tag w:val="goog_rdk_148"/>
      </w:sdtPr>
      <w:sdtContent>
        <w:p w:rsidR="00000000" w:rsidDel="00000000" w:rsidP="00000000" w:rsidRDefault="00000000" w:rsidRPr="00000000" w14:paraId="0000002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0" w:lineRule="auto"/>
            <w:rPr>
              <w:del w:author="Ana Carolina Gómez García" w:id="0" w:date="2026-08-27T10:51:00Z"/>
              <w:rFonts w:ascii="Arial" w:cs="Arial" w:eastAsia="Arial" w:hAnsi="Arial"/>
              <w:sz w:val="20"/>
              <w:szCs w:val="20"/>
            </w:rPr>
            <w:sectPr>
              <w:headerReference r:id="rId7" w:type="default"/>
              <w:footerReference r:id="rId8" w:type="default"/>
              <w:pgSz w:h="16838" w:w="11906" w:orient="portrait"/>
              <w:pgMar w:bottom="1560" w:top="1560" w:left="1134" w:right="1134" w:header="709" w:footer="850"/>
              <w:pgNumType w:start="1"/>
            </w:sectPr>
          </w:pPr>
          <w:sdt>
            <w:sdtPr>
              <w:id w:val="-941629345"/>
              <w:tag w:val="goog_rdk_147"/>
            </w:sdtPr>
            <w:sdtContent>
              <w:del w:author="Ana Carolina Gómez García" w:id="0" w:date="2026-08-27T10:51:00Z">
                <w:r w:rsidDel="00000000" w:rsidR="00000000" w:rsidRPr="00000000">
                  <w:br w:type="page"/>
                </w:r>
                <w:r w:rsidDel="00000000" w:rsidR="00000000" w:rsidRPr="00000000">
                  <w:rPr>
                    <w:rtl w:val="0"/>
                  </w:rPr>
                </w:r>
              </w:del>
            </w:sdtContent>
          </w:sdt>
        </w:p>
      </w:sdtContent>
    </w:sdt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240" w:before="0" w:line="240" w:lineRule="auto"/>
        <w:ind w:left="42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1858514218"/>
          <w:tag w:val="goog_rdk_150"/>
        </w:sdtPr>
        <w:sdtContent>
          <w:ins w:author="Claudia Quintero" w:id="43" w:date="2024-08-01T22:10:00Z"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w:drawing>
                <wp:inline distB="0" distT="0" distL="0" distR="0">
                  <wp:extent cx="9325776" cy="4867599"/>
                  <wp:effectExtent b="0" l="0" r="0" t="0"/>
                  <wp:docPr id="179347358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2544" l="1941" r="-1941" t="-25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5776" cy="48675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</w:ins>
        </w:sdtContent>
      </w:sdt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1134" w:top="1134" w:left="1559" w:right="1559" w:header="709" w:footer="851"/>
      <w:sectPrChange w:author="Claudia Quintero" w:id="42" w:date="2024-07-02T16:48:00Z">
        <w:sectPr w:rsidR="000000" w:rsidDel="000000" w:rsidRPr="000000" w:rsidSect="000000">
          <w:pgMar w:bottom="1560" w:top="1560" w:left="1134" w:right="1134" w:header="709" w:footer="850"/>
          <w:pgSz w:h="16838" w:w="11906" w:orient="portrait"/>
          <w:type w:val="nextPage"/>
        </w:sectPr>
      </w:sectPrChange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Arial"/>
  <w:font w:name="Calibri"/>
  <w:font w:name="Courier New"/>
  <w:font w:name="Neutra Text-Bold"/>
  <w:font w:name="Museo 100 Regular"/>
  <w:font w:name="Noto Sans Symbols">
    <w:embedRegular w:fontKey="{00000000-0000-0000-0000-000000000000}" r:id="rId1" w:subsetted="0"/>
    <w:embedBold w:fontKey="{00000000-0000-0000-0000-000000000000}" r:id="rId2" w:subsetted="0"/>
  </w:font>
  <w:font w:name="Museo 700 Regular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  <w:tab w:val="center" w:leader="none" w:pos="4677"/>
        <w:tab w:val="right" w:leader="none" w:pos="9354"/>
      </w:tabs>
      <w:spacing w:after="0" w:before="0" w:line="240" w:lineRule="auto"/>
      <w:ind w:left="0" w:right="0" w:firstLine="0"/>
      <w:jc w:val="left"/>
      <w:rPr>
        <w:rFonts w:ascii="Museo 100 Regular" w:cs="Museo 100 Regular" w:eastAsia="Museo 100 Regular" w:hAnsi="Museo 100 Regular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Museo 100 Regular" w:cs="Museo 100 Regular" w:eastAsia="Museo 100 Regular" w:hAnsi="Museo 100 Regular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mc:AlternateContent>
        <mc:Choice Requires="wps">
          <w:drawing>
            <wp:inline distB="0" distT="0" distL="0" distR="0">
              <wp:extent cx="0" cy="12700"/>
              <wp:effectExtent b="0" l="0" r="0" t="0"/>
              <wp:docPr id="1793473579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048320" y="3780000"/>
                        <a:ext cx="859536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miter lim="4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inline>
          </w:drawing>
        </mc:Choice>
        <mc:Fallback>
          <w:drawing>
            <wp:inline distB="0" distT="0" distL="0" distR="0">
              <wp:extent cx="0" cy="12700"/>
              <wp:effectExtent b="0" l="0" r="0" t="0"/>
              <wp:docPr id="1793473579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  <w:tab w:val="center" w:leader="none" w:pos="4677"/>
        <w:tab w:val="right" w:leader="none" w:pos="9354"/>
      </w:tabs>
      <w:spacing w:after="0" w:before="0" w:line="240" w:lineRule="auto"/>
      <w:ind w:left="0" w:right="0" w:firstLine="0"/>
      <w:jc w:val="left"/>
      <w:rPr>
        <w:rFonts w:ascii="Museo 100 Regular" w:cs="Museo 100 Regular" w:eastAsia="Museo 100 Regular" w:hAnsi="Museo 100 Regular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Museo 100 Regular" w:cs="Museo 100 Regular" w:eastAsia="Museo 100 Regular" w:hAnsi="Museo 100 Regular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Museo 100 Regular" w:cs="Museo 100 Regular" w:eastAsia="Museo 100 Regular" w:hAnsi="Museo 100 Regular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drawing>
        <wp:inline distB="0" distT="0" distL="0" distR="0">
          <wp:extent cx="111125" cy="175895"/>
          <wp:effectExtent b="0" l="0" r="0" t="0"/>
          <wp:docPr descr="\\server\PMO_RECURSOS_HERRAMIENTAS BASICAS\RECURSOS NHF\SOPA (Identidad corporativa)\caja_blanca_FNH\newhealthfoundation_cajablanca\ESPAÑOL\simbolos_recursos\marca_grafica_completa\NewHealthFoundation-brand-pngs\newhealthfoundation_RGB_es_isotipo_positivo.png" id="1793473583" name="image5.png"/>
          <a:graphic>
            <a:graphicData uri="http://schemas.openxmlformats.org/drawingml/2006/picture">
              <pic:pic>
                <pic:nvPicPr>
                  <pic:cNvPr descr="\\server\PMO_RECURSOS_HERRAMIENTAS BASICAS\RECURSOS NHF\SOPA (Identidad corporativa)\caja_blanca_FNH\newhealthfoundation_cajablanca\ESPAÑOL\simbolos_recursos\marca_grafica_completa\NewHealthFoundation-brand-pngs\newhealthfoundation_RGB_es_isotipo_positivo.png"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1125" cy="17589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Museo 100 Regular" w:cs="Museo 100 Regular" w:eastAsia="Museo 100 Regular" w:hAnsi="Museo 100 Regular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|   </w:t>
    </w:r>
    <w:r w:rsidDel="00000000" w:rsidR="00000000" w:rsidRPr="00000000">
      <w:rPr>
        <w:rFonts w:ascii="Museo 100 Regular" w:cs="Museo 100 Regular" w:eastAsia="Museo 100 Regular" w:hAnsi="Museo 100 Regular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drawing>
        <wp:inline distB="0" distT="0" distL="0" distR="0">
          <wp:extent cx="1999888" cy="82028"/>
          <wp:effectExtent b="0" l="0" r="0" t="0"/>
          <wp:docPr id="179347358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99888" cy="8202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Museo 100 Regular" w:cs="Museo 100 Regular" w:eastAsia="Museo 100 Regular" w:hAnsi="Museo 100 Regular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Museo 700 Regular" w:cs="Museo 700 Regular" w:eastAsia="Museo 700 Regular" w:hAnsi="Museo 700 Regular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  <w:rtl w:val="0"/>
      </w:rPr>
      <w:t xml:space="preserve">.ORG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  <w:tab w:val="center" w:leader="none" w:pos="4677"/>
        <w:tab w:val="right" w:leader="none" w:pos="13467"/>
      </w:tabs>
      <w:spacing w:after="0" w:before="0" w:line="240" w:lineRule="auto"/>
      <w:ind w:left="72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sdt>
      <w:sdtPr>
        <w:id w:val="331044977"/>
        <w:tag w:val="goog_rdk_152"/>
      </w:sdtPr>
      <w:sdtContent>
        <w:ins w:author="Claudia Quintero" w:id="44" w:date="2024-08-01T21:40:00Z">
          <w:r w:rsidDel="00000000" w:rsidR="00000000" w:rsidRPr="00000000">
            <w:rPr>
              <w:rFonts w:ascii="Museo 100 Regular" w:cs="Museo 100 Regular" w:eastAsia="Museo 100 Regular" w:hAnsi="Museo 100 Regular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margin">
                  <wp:align>left</wp:align>
                </wp:positionH>
                <wp:positionV relativeFrom="page">
                  <wp:posOffset>197485</wp:posOffset>
                </wp:positionV>
                <wp:extent cx="1098000" cy="694800"/>
                <wp:effectExtent b="0" l="0" r="0" t="0"/>
                <wp:wrapNone/>
                <wp:docPr descr="Logotipo&#10;&#10;Descripción generada automáticamente" id="1793473584" name="image6.png"/>
                <a:graphic>
                  <a:graphicData uri="http://schemas.openxmlformats.org/drawingml/2006/picture">
                    <pic:pic>
                      <pic:nvPicPr>
                        <pic:cNvPr descr="Logotipo&#10;&#10;Descripción generada automáticamente" id="0" name="image6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8000" cy="69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ins>
      </w:sdtContent>
    </w:sdt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</w:r>
    <w:sdt>
      <w:sdtPr>
        <w:id w:val="195541266"/>
        <w:tag w:val="goog_rdk_153"/>
      </w:sdtPr>
      <w:sdtContent>
        <w:ins w:author="Claudia Quintero" w:id="45" w:date="2024-08-01T21:42:00Z"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Proceso de atención y </w:t>
          </w:r>
        </w:ins>
      </w:sdtContent>
    </w:sdt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Ruta del paciente </w:t>
    </w:r>
    <w:sdt>
      <w:sdtPr>
        <w:id w:val="-1680997703"/>
        <w:tag w:val="goog_rdk_154"/>
      </w:sdtPr>
      <w:sdtContent>
        <w:del w:author="Claudia Quintero" w:id="46" w:date="2024-08-01T21:42:00Z"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delText xml:space="preserve">en el Programa de CA</w:delText>
          </w:r>
        </w:del>
      </w:sdtContent>
    </w:sdt>
    <w:sdt>
      <w:sdtPr>
        <w:id w:val="-35337291"/>
        <w:tag w:val="goog_rdk_155"/>
      </w:sdtPr>
      <w:sdtContent>
        <w:ins w:author="Claudia Quintero" w:id="46" w:date="2024-08-01T21:42:00Z"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Recursos Newcare</w:t>
          </w:r>
        </w:ins>
      </w:sdtContent>
    </w:sdt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sdt>
      <w:sdtPr>
        <w:id w:val="-460219256"/>
        <w:tag w:val="goog_rdk_156"/>
      </w:sdtPr>
      <w:sdtContent>
        <w:del w:author="Claudia Quintero" w:id="47" w:date="2024-08-01T21:40:00Z"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-644054</wp:posOffset>
                </wp:positionH>
                <wp:positionV relativeFrom="paragraph">
                  <wp:posOffset>-336162</wp:posOffset>
                </wp:positionV>
                <wp:extent cx="1704975" cy="523875"/>
                <wp:effectExtent b="0" l="0" r="0" t="0"/>
                <wp:wrapSquare wrapText="bothSides" distB="0" distT="0" distL="114300" distR="114300"/>
                <wp:docPr descr="\\server\FNH\FNH_ZONE\FNH 2.0\Difusión (Comunicación)\RECURSOS FNH\Nueva marca gráfica Avantine\Newpalex\Logotipos\Positivo\LOGO NEWPALEX P-03.png" id="1793473580" name="image3.png"/>
                <a:graphic>
                  <a:graphicData uri="http://schemas.openxmlformats.org/drawingml/2006/picture">
                    <pic:pic>
                      <pic:nvPicPr>
                        <pic:cNvPr descr="\\server\FNH\FNH_ZONE\FNH 2.0\Difusión (Comunicación)\RECURSOS FNH\Nueva marca gráfica Avantine\Newpalex\Logotipos\Positivo\LOGO NEWPALEX P-03.png" id="0" name="image3.png"/>
                        <pic:cNvPicPr preferRelativeResize="0"/>
                      </pic:nvPicPr>
                      <pic:blipFill>
                        <a:blip r:embed="rId2"/>
                        <a:srcRect b="32472" l="8339" r="8740" t="315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04975" cy="523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del>
      </w:sdtContent>
    </w:sdt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s"/>
      </w:rPr>
    </w:rPrDefault>
    <w:pPrDefault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600" w:line="240" w:lineRule="auto"/>
      <w:ind w:left="0" w:right="0" w:firstLine="0"/>
      <w:jc w:val="center"/>
    </w:pPr>
    <w:rPr>
      <w:rFonts w:ascii="Neutra Text-Bold" w:cs="Neutra Text-Bold" w:eastAsia="Neutra Text-Bold" w:hAnsi="Neutra Text-Bold"/>
      <w:b w:val="0"/>
      <w:bCs w:val="0"/>
      <w:i w:val="0"/>
      <w:iCs w:val="0"/>
      <w:smallCaps w:val="0"/>
      <w:strike w:val="0"/>
      <w:color w:val="000000"/>
      <w:sz w:val="60"/>
      <w:szCs w:val="60"/>
      <w:u w:val="none"/>
      <w:shd w:fill="auto" w:val="clear"/>
      <w:vertAlign w:val="baseline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Hipervnculo">
    <w:name w:val="Hyperlink"/>
    <w:rPr>
      <w:u w:val="single"/>
    </w:rPr>
  </w:style>
  <w:style w:type="table" w:styleId="TableNormal" w:customStyle="1">
    <w:name w:val="Table Normal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Cabeceraypie" w:customStyle="1">
    <w:name w:val="Cabecera y pie"/>
    <w:pPr>
      <w:tabs>
        <w:tab w:val="right" w:pos="9020"/>
      </w:tabs>
    </w:pPr>
    <w:rPr>
      <w:rFonts w:ascii="Museo 100 Regular" w:cs="Arial Unicode MS" w:hAnsi="Museo 100 Regular"/>
      <w:color w:val="000000"/>
      <w:spacing w:val="16"/>
      <w:sz w:val="16"/>
      <w:szCs w:val="16"/>
    </w:rPr>
  </w:style>
  <w:style w:type="character" w:styleId="Ninguno" w:customStyle="1">
    <w:name w:val="Ninguno"/>
    <w:rPr>
      <w:lang w:val="en-US"/>
    </w:rPr>
  </w:style>
  <w:style w:type="paragraph" w:styleId="Piedefoto" w:customStyle="1">
    <w:name w:val="Pie de foto"/>
    <w:pPr>
      <w:tabs>
        <w:tab w:val="left" w:pos="1150"/>
      </w:tabs>
      <w:spacing w:after="200"/>
      <w:jc w:val="right"/>
    </w:pPr>
    <w:rPr>
      <w:rFonts w:ascii="Museo 700 Regular" w:cs="Arial Unicode MS" w:hAnsi="Museo 700 Regular"/>
      <w:caps w:val="1"/>
      <w:color w:val="000000"/>
      <w:spacing w:val="16"/>
      <w:sz w:val="16"/>
      <w:szCs w:val="16"/>
    </w:rPr>
  </w:style>
  <w:style w:type="paragraph" w:styleId="LNEAHORIZONTAL-FILETE" w:customStyle="1">
    <w:name w:val="LÍNEA HORIZONTAL - FILETE"/>
    <w:pPr>
      <w:pBdr>
        <w:bottom w:color="000000" w:space="0" w:sz="2" w:val="single"/>
      </w:pBdr>
      <w:tabs>
        <w:tab w:val="left" w:pos="1150"/>
      </w:tabs>
      <w:spacing w:after="200"/>
      <w:jc w:val="center"/>
    </w:pPr>
    <w:rPr>
      <w:rFonts w:ascii="Museo 700 Regular" w:cs="Museo 700 Regular" w:eastAsia="Museo 700 Regular" w:hAnsi="Museo 700 Regular"/>
      <w:caps w:val="1"/>
      <w:color w:val="000000"/>
      <w:spacing w:val="48"/>
      <w:sz w:val="16"/>
      <w:szCs w:val="16"/>
    </w:rPr>
  </w:style>
  <w:style w:type="paragraph" w:styleId="Cuerpo" w:customStyle="1">
    <w:name w:val="Cuerpo"/>
    <w:pPr>
      <w:spacing w:after="300"/>
      <w:jc w:val="both"/>
    </w:pPr>
    <w:rPr>
      <w:rFonts w:ascii="Museo 100 Regular" w:cs="Museo 100 Regular" w:eastAsia="Museo 100 Regular" w:hAnsi="Museo 100 Regular"/>
      <w:color w:val="000000"/>
      <w:sz w:val="22"/>
      <w:szCs w:val="22"/>
    </w:rPr>
  </w:style>
  <w:style w:type="paragraph" w:styleId="Ttulocolor" w:customStyle="1">
    <w:name w:val="Título color"/>
    <w:next w:val="Cuerpo"/>
    <w:rsid w:val="0029608E"/>
    <w:pPr>
      <w:keepNext w:val="1"/>
      <w:keepLines w:val="1"/>
      <w:suppressAutoHyphens w:val="1"/>
      <w:spacing w:after="200" w:before="600"/>
      <w:ind w:left="567" w:right="567"/>
      <w:jc w:val="center"/>
    </w:pPr>
    <w:rPr>
      <w:rFonts w:ascii="Neutra Text-Bold" w:cs="Arial Unicode MS" w:hAnsi="Neutra Text-Bold"/>
      <w:color w:val="e7652a"/>
      <w:spacing w:val="60"/>
      <w:sz w:val="60"/>
      <w:szCs w:val="60"/>
    </w:rPr>
  </w:style>
  <w:style w:type="paragraph" w:styleId="Piedefecha" w:customStyle="1">
    <w:name w:val="Pie de fecha"/>
    <w:pPr>
      <w:tabs>
        <w:tab w:val="left" w:pos="1150"/>
      </w:tabs>
      <w:spacing w:after="200"/>
      <w:jc w:val="center"/>
    </w:pPr>
    <w:rPr>
      <w:rFonts w:ascii="Museo 700 Regular" w:cs="Arial Unicode MS" w:hAnsi="Museo 700 Regular"/>
      <w:caps w:val="1"/>
      <w:color w:val="000000"/>
      <w:spacing w:val="48"/>
      <w:sz w:val="16"/>
      <w:szCs w:val="16"/>
    </w:rPr>
  </w:style>
  <w:style w:type="character" w:styleId="Hyperlink0" w:customStyle="1">
    <w:name w:val="Hyperlink.0"/>
    <w:basedOn w:val="Hipervnculo"/>
    <w:rPr>
      <w:u w:val="single"/>
    </w:rPr>
  </w:style>
  <w:style w:type="paragraph" w:styleId="Encabezamiento" w:customStyle="1">
    <w:name w:val="Encabezamiento"/>
    <w:next w:val="Cuerpo"/>
    <w:rsid w:val="00E0250D"/>
    <w:pPr>
      <w:keepNext w:val="1"/>
      <w:spacing w:after="200" w:before="600"/>
      <w:outlineLvl w:val="0"/>
    </w:pPr>
    <w:rPr>
      <w:rFonts w:ascii="Neutra Text-Bold" w:cs="Arial Unicode MS" w:hAnsi="Neutra Text-Bold"/>
      <w:color w:val="000000"/>
      <w:spacing w:val="72"/>
      <w:sz w:val="36"/>
      <w:szCs w:val="36"/>
    </w:rPr>
  </w:style>
  <w:style w:type="paragraph" w:styleId="Encabezamiento2" w:customStyle="1">
    <w:name w:val="Encabezamiento 2"/>
    <w:next w:val="Cuerpo"/>
    <w:rsid w:val="00E0250D"/>
    <w:pPr>
      <w:keepNext w:val="1"/>
      <w:spacing w:after="200" w:before="600"/>
      <w:outlineLvl w:val="1"/>
    </w:pPr>
    <w:rPr>
      <w:rFonts w:ascii="Neutra Text-Bold" w:cs="Arial Unicode MS" w:hAnsi="Neutra Text-Bold"/>
      <w:color w:val="000000"/>
      <w:spacing w:val="56"/>
      <w:sz w:val="28"/>
      <w:szCs w:val="28"/>
    </w:rPr>
  </w:style>
  <w:style w:type="paragraph" w:styleId="Encabezamiento3" w:customStyle="1">
    <w:name w:val="Encabezamiento 3"/>
    <w:next w:val="Cuerpo"/>
    <w:pPr>
      <w:keepNext w:val="1"/>
      <w:pBdr>
        <w:top w:color="515151" w:space="0" w:sz="4" w:val="single"/>
      </w:pBdr>
      <w:spacing w:after="200" w:before="600"/>
      <w:outlineLvl w:val="2"/>
    </w:pPr>
    <w:rPr>
      <w:rFonts w:ascii="Museo 700 Regular" w:cs="Arial Unicode MS" w:hAnsi="Museo 700 Regular"/>
      <w:color w:val="000000"/>
      <w:spacing w:val="44"/>
      <w:sz w:val="22"/>
      <w:szCs w:val="22"/>
    </w:rPr>
  </w:style>
  <w:style w:type="paragraph" w:styleId="Encabezamientocolor" w:customStyle="1">
    <w:name w:val="Encabezamiento color"/>
    <w:next w:val="Cuerpo"/>
    <w:rsid w:val="00E0250D"/>
    <w:pPr>
      <w:keepNext w:val="1"/>
      <w:spacing w:after="200" w:before="600"/>
      <w:outlineLvl w:val="0"/>
    </w:pPr>
    <w:rPr>
      <w:rFonts w:ascii="Neutra Text-Bold" w:cs="Arial Unicode MS" w:hAnsi="Neutra Text-Bold"/>
      <w:color w:val="00a9d5"/>
      <w:spacing w:val="72"/>
      <w:sz w:val="36"/>
      <w:szCs w:val="36"/>
    </w:rPr>
  </w:style>
  <w:style w:type="paragraph" w:styleId="Encabezamiento2color" w:customStyle="1">
    <w:name w:val="Encabezamiento 2 color"/>
    <w:next w:val="Cuerpo"/>
    <w:rsid w:val="00E0250D"/>
    <w:pPr>
      <w:keepNext w:val="1"/>
      <w:spacing w:after="200" w:before="600"/>
      <w:outlineLvl w:val="1"/>
    </w:pPr>
    <w:rPr>
      <w:rFonts w:ascii="Neutra Text-Bold" w:cs="Arial Unicode MS" w:hAnsi="Neutra Text-Bold"/>
      <w:color w:val="00cd98"/>
      <w:spacing w:val="56"/>
      <w:sz w:val="28"/>
      <w:szCs w:val="28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29608E"/>
    <w:rPr>
      <w:rFonts w:ascii="Lucida Grande" w:cs="Lucida Grande" w:hAnsi="Lucida Grande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29608E"/>
    <w:rPr>
      <w:rFonts w:ascii="Lucida Grande" w:cs="Lucida Grande" w:hAnsi="Lucida Grande"/>
      <w:sz w:val="18"/>
      <w:szCs w:val="18"/>
      <w:lang w:eastAsia="en-US" w:val="en-US"/>
    </w:rPr>
  </w:style>
  <w:style w:type="paragraph" w:styleId="Encabezado">
    <w:name w:val="header"/>
    <w:basedOn w:val="Normal"/>
    <w:link w:val="EncabezadoCar"/>
    <w:uiPriority w:val="99"/>
    <w:unhideWhenUsed w:val="1"/>
    <w:rsid w:val="00E0250D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E0250D"/>
    <w:rPr>
      <w:sz w:val="24"/>
      <w:szCs w:val="24"/>
      <w:lang w:eastAsia="en-US" w:val="en-US"/>
    </w:rPr>
  </w:style>
  <w:style w:type="paragraph" w:styleId="Piedepgina">
    <w:name w:val="footer"/>
    <w:basedOn w:val="Normal"/>
    <w:link w:val="PiedepginaCar"/>
    <w:uiPriority w:val="99"/>
    <w:unhideWhenUsed w:val="1"/>
    <w:rsid w:val="00E0250D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E0250D"/>
    <w:rPr>
      <w:sz w:val="24"/>
      <w:szCs w:val="24"/>
      <w:lang w:eastAsia="en-US" w:val="en-US"/>
    </w:rPr>
  </w:style>
  <w:style w:type="paragraph" w:styleId="Prrafodelista">
    <w:name w:val="List Paragraph"/>
    <w:basedOn w:val="Normal"/>
    <w:uiPriority w:val="34"/>
    <w:qFormat w:val="1"/>
    <w:rsid w:val="008219AA"/>
    <w:pPr>
      <w:spacing w:after="0"/>
      <w:ind w:left="720"/>
    </w:pPr>
    <w:rPr>
      <w:rFonts w:ascii="Calibri" w:hAnsi="Calibri" w:eastAsiaTheme="minorHAnsi"/>
      <w:sz w:val="22"/>
      <w:szCs w:val="22"/>
      <w:lang w:val="es-ES"/>
    </w:rPr>
  </w:style>
  <w:style w:type="table" w:styleId="Tablaconcuadrcula">
    <w:name w:val="Table Grid"/>
    <w:basedOn w:val="Tablanormal"/>
    <w:uiPriority w:val="59"/>
    <w:rsid w:val="00637368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  <w:bar w:color="auto" w:space="0" w:sz="0" w:val="none"/>
      </w:pBdr>
    </w:pPr>
    <w:rPr>
      <w:rFonts w:asciiTheme="minorHAnsi" w:cstheme="minorBidi" w:eastAsiaTheme="minorHAnsi" w:hAnsiTheme="minorHAnsi"/>
      <w:sz w:val="22"/>
      <w:szCs w:val="22"/>
      <w:bdr w:color="auto" w:space="0" w:sz="0" w:val="none"/>
      <w:lang w:eastAsia="en-US"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semiHidden w:val="1"/>
    <w:unhideWhenUsed w:val="1"/>
    <w:rsid w:val="00871523"/>
    <w:pPr>
      <w:spacing w:after="300" w:before="100" w:beforeAutospacing="1"/>
    </w:pPr>
    <w:rPr>
      <w:rFonts w:ascii="Times New Roman" w:eastAsia="Times New Roman" w:hAnsi="Times New Roman"/>
      <w:lang w:eastAsia="es-ES" w:val="es-ES"/>
    </w:rPr>
  </w:style>
  <w:style w:type="character" w:styleId="Fuerte">
    <w:name w:val="Strong"/>
    <w:basedOn w:val="Fuentedeprrafopredeter"/>
    <w:uiPriority w:val="22"/>
    <w:qFormat w:val="1"/>
    <w:rsid w:val="000A0FFC"/>
    <w:rPr>
      <w:b w:val="1"/>
      <w:bCs w:val="1"/>
    </w:rPr>
  </w:style>
  <w:style w:type="paragraph" w:styleId="letra" w:customStyle="1">
    <w:name w:val="letra"/>
    <w:basedOn w:val="Normal"/>
    <w:rsid w:val="000A0FFC"/>
    <w:pPr>
      <w:spacing w:after="120" w:before="120" w:line="288" w:lineRule="atLeast"/>
      <w:ind w:left="120" w:right="120"/>
    </w:pPr>
    <w:rPr>
      <w:rFonts w:ascii="Arial" w:cs="Arial" w:eastAsia="Times New Roman" w:hAnsi="Arial"/>
      <w:color w:val="000000"/>
      <w:lang w:eastAsia="es-ES" w:val="es-ES"/>
    </w:rPr>
  </w:style>
  <w:style w:type="table" w:styleId="Tablaconcuadrcula4-nfasis1">
    <w:name w:val="Grid Table 4 Accent 1"/>
    <w:basedOn w:val="Tablanormal"/>
    <w:uiPriority w:val="49"/>
    <w:rsid w:val="0055727A"/>
    <w:tblPr>
      <w:tblStyleRowBandSize w:val="1"/>
      <w:tblStyleColBandSize w:val="1"/>
      <w:tblBorders>
        <w:top w:color="91c2de" w:space="0" w:sz="4" w:themeColor="accent1" w:themeTint="000099" w:val="single"/>
        <w:left w:color="91c2de" w:space="0" w:sz="4" w:themeColor="accent1" w:themeTint="000099" w:val="single"/>
        <w:bottom w:color="91c2de" w:space="0" w:sz="4" w:themeColor="accent1" w:themeTint="000099" w:val="single"/>
        <w:right w:color="91c2de" w:space="0" w:sz="4" w:themeColor="accent1" w:themeTint="000099" w:val="single"/>
        <w:insideH w:color="91c2de" w:space="0" w:sz="4" w:themeColor="accent1" w:themeTint="000099" w:val="single"/>
        <w:insideV w:color="91c2de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99bc9" w:space="0" w:sz="4" w:themeColor="accent1" w:val="single"/>
          <w:left w:color="499bc9" w:space="0" w:sz="4" w:themeColor="accent1" w:val="single"/>
          <w:bottom w:color="499bc9" w:space="0" w:sz="4" w:themeColor="accent1" w:val="single"/>
          <w:right w:color="499bc9" w:space="0" w:sz="4" w:themeColor="accent1" w:val="single"/>
          <w:insideH w:space="0" w:sz="0" w:val="nil"/>
          <w:insideV w:space="0" w:sz="0" w:val="nil"/>
        </w:tcBorders>
        <w:shd w:color="auto" w:fill="499bc9" w:themeFill="accent1" w:val="clear"/>
      </w:tcPr>
    </w:tblStylePr>
    <w:tblStylePr w:type="lastRow">
      <w:rPr>
        <w:b w:val="1"/>
        <w:bCs w:val="1"/>
      </w:rPr>
      <w:tblPr/>
      <w:tcPr>
        <w:tcBorders>
          <w:top w:color="499bc9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aeaf4" w:themeFill="accent1" w:themeFillTint="000033" w:val="clear"/>
      </w:tcPr>
    </w:tblStylePr>
    <w:tblStylePr w:type="band1Horz">
      <w:tblPr/>
      <w:tcPr>
        <w:shd w:color="auto" w:fill="daeaf4" w:themeFill="accent1" w:themeFillTint="000033" w:val="clear"/>
      </w:tcPr>
    </w:tblStylePr>
  </w:style>
  <w:style w:type="table" w:styleId="Tablaconcuadrcula4-nfasis4">
    <w:name w:val="Grid Table 4 Accent 4"/>
    <w:basedOn w:val="Tablanormal"/>
    <w:uiPriority w:val="49"/>
    <w:rsid w:val="00F640C5"/>
    <w:tblPr>
      <w:tblStyleRowBandSize w:val="1"/>
      <w:tblStyleColBandSize w:val="1"/>
      <w:tblBorders>
        <w:top w:color="ffcb88" w:space="0" w:sz="4" w:themeColor="accent4" w:themeTint="000099" w:val="single"/>
        <w:left w:color="ffcb88" w:space="0" w:sz="4" w:themeColor="accent4" w:themeTint="000099" w:val="single"/>
        <w:bottom w:color="ffcb88" w:space="0" w:sz="4" w:themeColor="accent4" w:themeTint="000099" w:val="single"/>
        <w:right w:color="ffcb88" w:space="0" w:sz="4" w:themeColor="accent4" w:themeTint="000099" w:val="single"/>
        <w:insideH w:color="ffcb88" w:space="0" w:sz="4" w:themeColor="accent4" w:themeTint="000099" w:val="single"/>
        <w:insideV w:color="ffcb88" w:space="0" w:sz="4" w:themeColor="accent4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ffa93a" w:space="0" w:sz="4" w:themeColor="accent4" w:val="single"/>
          <w:left w:color="ffa93a" w:space="0" w:sz="4" w:themeColor="accent4" w:val="single"/>
          <w:bottom w:color="ffa93a" w:space="0" w:sz="4" w:themeColor="accent4" w:val="single"/>
          <w:right w:color="ffa93a" w:space="0" w:sz="4" w:themeColor="accent4" w:val="single"/>
          <w:insideH w:space="0" w:sz="0" w:val="nil"/>
          <w:insideV w:space="0" w:sz="0" w:val="nil"/>
        </w:tcBorders>
        <w:shd w:color="auto" w:fill="ffa93a" w:themeFill="accent4" w:val="clear"/>
      </w:tcPr>
    </w:tblStylePr>
    <w:tblStylePr w:type="lastRow">
      <w:rPr>
        <w:b w:val="1"/>
        <w:bCs w:val="1"/>
      </w:rPr>
      <w:tblPr/>
      <w:tcPr>
        <w:tcBorders>
          <w:top w:color="ffa93a" w:space="0" w:sz="4" w:themeColor="accent4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edd7" w:themeFill="accent4" w:themeFillTint="000033" w:val="clear"/>
      </w:tcPr>
    </w:tblStylePr>
    <w:tblStylePr w:type="band1Horz">
      <w:tblPr/>
      <w:tcPr>
        <w:shd w:color="auto" w:fill="ffedd7" w:themeFill="accent4" w:themeFillTint="000033" w:val="clear"/>
      </w:tcPr>
    </w:tblStylePr>
  </w:style>
  <w:style w:type="paragraph" w:styleId="Revisin">
    <w:name w:val="Revision"/>
    <w:hidden w:val="1"/>
    <w:uiPriority w:val="99"/>
    <w:semiHidden w:val="1"/>
    <w:rsid w:val="00D41AF1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  <w:bar w:color="auto" w:space="0" w:sz="0" w:val="none"/>
      </w:pBdr>
    </w:pPr>
    <w:rPr>
      <w:rFonts w:ascii="Cambria" w:eastAsia="Cambria" w:hAnsi="Cambria"/>
      <w:bdr w:color="auto" w:space="0" w:sz="0" w:val="none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5.png"/><Relationship Id="rId3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3.png"/></Relationships>
</file>

<file path=word/theme/_rels/theme1.xml.rels><?xml version="1.0" encoding="UTF-8" standalone="yes"?>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NeutraText-Bold"/>
        <a:ea typeface="NeutraText-Bold"/>
        <a:cs typeface="NeutraText-Bold"/>
      </a:majorFont>
      <a:minorFont>
        <a:latin typeface="NeutraText-Bold"/>
        <a:ea typeface="NeutraText-Bold"/>
        <a:cs typeface="NeutraText-Bold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Helvetica"/>
            <a:ea typeface="Helvetica"/>
            <a:cs typeface="Helvetica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just" defTabSz="457200" rtl="0" fontAlgn="auto" latinLnBrk="0" hangingPunct="0">
          <a:lnSpc>
            <a:spcPct val="100000"/>
          </a:lnSpc>
          <a:spcBef>
            <a:spcPts val="150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Museo 100 Regular"/>
            <a:ea typeface="Museo 100 Regular"/>
            <a:cs typeface="Museo 100 Regular"/>
            <a:sym typeface="Museo 100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RIsXKaCYFNHJZtZ+Y+3m1X1qUQ==">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2026-08-27T15:51:00Z</dcterms:created>
  <dc:creator>Boralia 1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0x010100AA7300C36994CF42B0ACEFCED8969282</vt:lpwstr>
  </property>
  <property fmtid="{D5CDD505-2E9C-101B-9397-08002B2CF9AE}" pid="3" name="Order">
    <vt:r8>6379000.0</vt:r8>
  </property>
  <property fmtid="{D5CDD505-2E9C-101B-9397-08002B2CF9AE}" pid="4" name="MediaServiceImageTags">
    <vt:lpwstr/>
  </property>
</Properties>
</file>